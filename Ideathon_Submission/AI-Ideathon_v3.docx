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5EA9" w14:textId="79B64F20" w:rsidR="00A50327" w:rsidRDefault="00A50327" w:rsidP="00A50327">
      <w:pPr>
        <w:jc w:val="center"/>
        <w:rPr>
          <w:ins w:id="0" w:author="Meet Patel" w:date="2024-04-05T12:04:00Z"/>
          <w:b/>
          <w:bCs/>
          <w:sz w:val="44"/>
          <w:szCs w:val="44"/>
        </w:rPr>
      </w:pPr>
      <w:r>
        <w:rPr>
          <w:noProof/>
        </w:rPr>
        <w:drawing>
          <wp:inline distT="0" distB="0" distL="0" distR="0" wp14:anchorId="67D7021B" wp14:editId="3E78B980">
            <wp:extent cx="2258060" cy="320040"/>
            <wp:effectExtent l="0" t="0" r="8890" b="3810"/>
            <wp:docPr id="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logo&#10;&#10;Description automatically generated"/>
                    <pic:cNvPicPr>
                      <a:picLocks noChangeAspect="1"/>
                    </pic:cNvPicPr>
                  </pic:nvPicPr>
                  <pic:blipFill>
                    <a:blip r:embed="rId11"/>
                    <a:stretch>
                      <a:fillRect/>
                    </a:stretch>
                  </pic:blipFill>
                  <pic:spPr>
                    <a:xfrm>
                      <a:off x="0" y="0"/>
                      <a:ext cx="2258060" cy="320040"/>
                    </a:xfrm>
                    <a:prstGeom prst="rect">
                      <a:avLst/>
                    </a:prstGeom>
                  </pic:spPr>
                </pic:pic>
              </a:graphicData>
            </a:graphic>
          </wp:inline>
        </w:drawing>
      </w:r>
    </w:p>
    <w:tbl>
      <w:tblPr>
        <w:tblW w:w="5000" w:type="pct"/>
        <w:jc w:val="center"/>
        <w:tblLook w:val="04A0" w:firstRow="1" w:lastRow="0" w:firstColumn="1" w:lastColumn="0" w:noHBand="0" w:noVBand="1"/>
      </w:tblPr>
      <w:tblGrid>
        <w:gridCol w:w="9360"/>
      </w:tblGrid>
      <w:tr w:rsidR="008012C5" w14:paraId="0CEAE1AD" w14:textId="77777777" w:rsidTr="008012C5">
        <w:trPr>
          <w:trHeight w:val="1440"/>
          <w:jc w:val="center"/>
        </w:trPr>
        <w:tc>
          <w:tcPr>
            <w:tcW w:w="5000" w:type="pct"/>
            <w:tcBorders>
              <w:top w:val="nil"/>
              <w:left w:val="nil"/>
              <w:bottom w:val="single" w:sz="4" w:space="0" w:color="4472C4" w:themeColor="accent1"/>
              <w:right w:val="nil"/>
            </w:tcBorders>
            <w:vAlign w:val="center"/>
          </w:tcPr>
          <w:p w14:paraId="3F58279B" w14:textId="2CB619D5" w:rsidR="008012C5" w:rsidRDefault="00A50327">
            <w:pPr>
              <w:pStyle w:val="NoSpacing"/>
              <w:spacing w:line="256" w:lineRule="auto"/>
              <w:jc w:val="center"/>
              <w:rPr>
                <w:b/>
                <w:bCs/>
                <w:sz w:val="44"/>
                <w:szCs w:val="44"/>
              </w:rPr>
            </w:pPr>
            <w:r>
              <w:rPr>
                <w:b/>
                <w:bCs/>
                <w:sz w:val="44"/>
                <w:szCs w:val="44"/>
              </w:rPr>
              <w:br w:type="page"/>
            </w:r>
          </w:p>
          <w:p w14:paraId="5AC95DCB" w14:textId="77777777" w:rsidR="008012C5" w:rsidRDefault="008012C5">
            <w:pPr>
              <w:pStyle w:val="NoSpacing"/>
              <w:spacing w:line="256" w:lineRule="auto"/>
              <w:jc w:val="center"/>
              <w:rPr>
                <w:b/>
                <w:color w:val="1F3864" w:themeColor="accent1" w:themeShade="80"/>
                <w:sz w:val="48"/>
                <w:szCs w:val="48"/>
              </w:rPr>
            </w:pPr>
          </w:p>
          <w:p w14:paraId="3AC56333" w14:textId="77777777" w:rsidR="008012C5" w:rsidRDefault="008012C5">
            <w:pPr>
              <w:pStyle w:val="NoSpacing"/>
              <w:spacing w:line="256" w:lineRule="auto"/>
              <w:jc w:val="center"/>
              <w:rPr>
                <w:b/>
                <w:color w:val="1F3864" w:themeColor="accent1" w:themeShade="80"/>
                <w:sz w:val="48"/>
                <w:szCs w:val="48"/>
              </w:rPr>
            </w:pPr>
          </w:p>
          <w:p w14:paraId="3777F2A6" w14:textId="77777777" w:rsidR="008012C5" w:rsidRDefault="008012C5" w:rsidP="00700EA9">
            <w:pPr>
              <w:pStyle w:val="NoSpacing"/>
              <w:spacing w:line="256" w:lineRule="auto"/>
              <w:jc w:val="center"/>
              <w:rPr>
                <w:rFonts w:ascii="Aptos" w:eastAsiaTheme="majorEastAsia" w:hAnsi="Aptos" w:cstheme="majorBidi"/>
                <w:b/>
                <w:color w:val="1F3864" w:themeColor="accent1" w:themeShade="80"/>
                <w:sz w:val="48"/>
                <w:szCs w:val="48"/>
              </w:rPr>
            </w:pPr>
          </w:p>
          <w:p w14:paraId="0068B91D" w14:textId="645DDA04" w:rsidR="00184F93" w:rsidRPr="00184F93" w:rsidRDefault="00184F93" w:rsidP="00184F93">
            <w:pPr>
              <w:jc w:val="center"/>
              <w:rPr>
                <w:rFonts w:ascii="Aptos" w:eastAsiaTheme="majorEastAsia" w:hAnsi="Aptos" w:cstheme="majorBidi"/>
                <w:b/>
                <w:color w:val="1F3864" w:themeColor="accent1" w:themeShade="80"/>
                <w:sz w:val="48"/>
                <w:szCs w:val="48"/>
              </w:rPr>
            </w:pPr>
            <w:r w:rsidRPr="00184F93">
              <w:rPr>
                <w:rFonts w:ascii="Aptos" w:eastAsiaTheme="majorEastAsia" w:hAnsi="Aptos" w:cstheme="majorBidi"/>
                <w:b/>
                <w:color w:val="1F3864" w:themeColor="accent1" w:themeShade="80"/>
                <w:sz w:val="48"/>
                <w:szCs w:val="48"/>
              </w:rPr>
              <w:t>AI-Governed Enterprise</w:t>
            </w:r>
          </w:p>
          <w:p w14:paraId="19FCA8F8" w14:textId="4C924A87" w:rsidR="001D5298" w:rsidRPr="001D5298" w:rsidRDefault="00184F93" w:rsidP="00184F93">
            <w:pPr>
              <w:jc w:val="center"/>
            </w:pPr>
            <w:r w:rsidRPr="00184F93">
              <w:rPr>
                <w:rFonts w:ascii="Aptos" w:eastAsiaTheme="majorEastAsia" w:hAnsi="Aptos" w:cstheme="majorBidi"/>
                <w:b/>
                <w:color w:val="1F3864" w:themeColor="accent1" w:themeShade="80"/>
                <w:sz w:val="48"/>
                <w:szCs w:val="48"/>
              </w:rPr>
              <w:t>Knowledge Assistant</w:t>
            </w:r>
          </w:p>
        </w:tc>
      </w:tr>
    </w:tbl>
    <w:p w14:paraId="29E06A70" w14:textId="77777777" w:rsidR="008012C5" w:rsidRDefault="008012C5" w:rsidP="008012C5"/>
    <w:p w14:paraId="7DF37CE8" w14:textId="19715B80" w:rsidR="008012C5" w:rsidRDefault="00212221" w:rsidP="008012C5">
      <w:pPr>
        <w:pStyle w:val="NormalWeb"/>
        <w:jc w:val="center"/>
        <w:rPr>
          <w:rStyle w:val="Strong"/>
          <w:rFonts w:ascii="Montserrat SemiBold" w:hAnsi="Montserrat SemiBold" w:cs="Arial"/>
          <w:b w:val="0"/>
          <w:bCs w:val="0"/>
          <w:sz w:val="48"/>
          <w:szCs w:val="48"/>
        </w:rPr>
      </w:pPr>
      <w:r w:rsidRPr="00212221">
        <w:rPr>
          <w:rStyle w:val="Strong"/>
          <w:rFonts w:ascii="Montserrat SemiBold" w:hAnsi="Montserrat SemiBold" w:cs="Arial"/>
          <w:b w:val="0"/>
          <w:bCs w:val="0"/>
          <w:sz w:val="48"/>
          <w:szCs w:val="48"/>
        </w:rPr>
        <w:t xml:space="preserve">AI </w:t>
      </w:r>
      <w:proofErr w:type="spellStart"/>
      <w:r w:rsidRPr="00212221">
        <w:rPr>
          <w:rStyle w:val="Strong"/>
          <w:rFonts w:ascii="Montserrat SemiBold" w:hAnsi="Montserrat SemiBold" w:cs="Arial"/>
          <w:b w:val="0"/>
          <w:bCs w:val="0"/>
          <w:sz w:val="48"/>
          <w:szCs w:val="48"/>
        </w:rPr>
        <w:t>Ideathon</w:t>
      </w:r>
      <w:proofErr w:type="spellEnd"/>
      <w:r w:rsidRPr="00212221">
        <w:rPr>
          <w:rStyle w:val="Strong"/>
          <w:rFonts w:ascii="Montserrat SemiBold" w:hAnsi="Montserrat SemiBold" w:cs="Arial"/>
          <w:b w:val="0"/>
          <w:bCs w:val="0"/>
          <w:sz w:val="48"/>
          <w:szCs w:val="48"/>
        </w:rPr>
        <w:t xml:space="preserve"> 2026    </w:t>
      </w:r>
      <w:r w:rsidR="0098135A">
        <w:rPr>
          <w:rStyle w:val="Strong"/>
          <w:rFonts w:ascii="Montserrat SemiBold" w:hAnsi="Montserrat SemiBold" w:cs="Arial"/>
          <w:b w:val="0"/>
          <w:bCs w:val="0"/>
          <w:sz w:val="48"/>
          <w:szCs w:val="48"/>
        </w:rPr>
        <w:br/>
      </w:r>
      <w:r w:rsidRPr="00212221">
        <w:rPr>
          <w:rStyle w:val="Strong"/>
          <w:rFonts w:ascii="Montserrat SemiBold" w:hAnsi="Montserrat SemiBold" w:cs="Arial"/>
          <w:b w:val="0"/>
          <w:bCs w:val="0"/>
          <w:sz w:val="48"/>
          <w:szCs w:val="48"/>
        </w:rPr>
        <w:t>Submission Document</w:t>
      </w:r>
    </w:p>
    <w:p w14:paraId="018B4DED" w14:textId="77777777" w:rsidR="005326B9" w:rsidRDefault="005326B9" w:rsidP="008012C5">
      <w:pPr>
        <w:pStyle w:val="NormalWeb"/>
        <w:jc w:val="center"/>
        <w:rPr>
          <w:rStyle w:val="Strong"/>
          <w:rFonts w:ascii="Montserrat SemiBold" w:hAnsi="Montserrat SemiBold" w:cs="Arial"/>
          <w:b w:val="0"/>
          <w:bCs w:val="0"/>
          <w:sz w:val="48"/>
          <w:szCs w:val="48"/>
        </w:rPr>
      </w:pPr>
    </w:p>
    <w:p w14:paraId="25F4FE79" w14:textId="77777777" w:rsidR="005326B9" w:rsidRDefault="005326B9" w:rsidP="008012C5">
      <w:pPr>
        <w:pStyle w:val="NormalWeb"/>
        <w:jc w:val="center"/>
        <w:rPr>
          <w:rStyle w:val="Strong"/>
          <w:rFonts w:ascii="Montserrat SemiBold" w:hAnsi="Montserrat SemiBold" w:cs="Arial"/>
          <w:b w:val="0"/>
          <w:bCs w:val="0"/>
          <w:sz w:val="48"/>
          <w:szCs w:val="48"/>
        </w:rPr>
      </w:pPr>
    </w:p>
    <w:p w14:paraId="0DC6FC32" w14:textId="77777777" w:rsidR="009B3B57" w:rsidRDefault="009B3B57" w:rsidP="009B3B57">
      <w:pPr>
        <w:spacing w:after="120"/>
      </w:pPr>
    </w:p>
    <w:p w14:paraId="25C5B9D2" w14:textId="26E1931A" w:rsidR="009B3B57" w:rsidRPr="009B3B57" w:rsidRDefault="009B3B57" w:rsidP="009B3B57">
      <w:pPr>
        <w:spacing w:after="80"/>
        <w:jc w:val="center"/>
        <w:rPr>
          <w:sz w:val="28"/>
          <w:szCs w:val="28"/>
        </w:rPr>
      </w:pPr>
      <w:r w:rsidRPr="009B3B57">
        <w:rPr>
          <w:b/>
          <w:color w:val="005670"/>
          <w:sz w:val="28"/>
          <w:szCs w:val="28"/>
        </w:rPr>
        <w:t>Submitted by</w:t>
      </w:r>
      <w:proofErr w:type="gramStart"/>
      <w:r w:rsidRPr="009B3B57">
        <w:rPr>
          <w:b/>
          <w:color w:val="005670"/>
          <w:sz w:val="28"/>
          <w:szCs w:val="28"/>
        </w:rPr>
        <w:t xml:space="preserve">:  </w:t>
      </w:r>
      <w:r w:rsidRPr="009B3B57">
        <w:rPr>
          <w:color w:val="231F20"/>
          <w:sz w:val="28"/>
          <w:szCs w:val="28"/>
        </w:rPr>
        <w:t>Meet</w:t>
      </w:r>
      <w:proofErr w:type="gramEnd"/>
      <w:r w:rsidRPr="009B3B57">
        <w:rPr>
          <w:color w:val="231F20"/>
          <w:sz w:val="28"/>
          <w:szCs w:val="28"/>
        </w:rPr>
        <w:t xml:space="preserve"> P</w:t>
      </w:r>
      <w:r w:rsidR="0098135A">
        <w:rPr>
          <w:color w:val="231F20"/>
          <w:sz w:val="28"/>
          <w:szCs w:val="28"/>
        </w:rPr>
        <w:t>atel</w:t>
      </w:r>
      <w:r w:rsidRPr="009B3B57">
        <w:rPr>
          <w:color w:val="231F20"/>
          <w:sz w:val="28"/>
          <w:szCs w:val="28"/>
        </w:rPr>
        <w:t>.</w:t>
      </w:r>
    </w:p>
    <w:p w14:paraId="2D7674D9" w14:textId="77777777" w:rsidR="009B3B57" w:rsidRPr="009B3B57" w:rsidRDefault="009B3B57" w:rsidP="009B3B57">
      <w:pPr>
        <w:spacing w:after="80"/>
        <w:jc w:val="center"/>
        <w:rPr>
          <w:sz w:val="28"/>
          <w:szCs w:val="28"/>
        </w:rPr>
      </w:pPr>
      <w:r w:rsidRPr="009B3B57">
        <w:rPr>
          <w:b/>
          <w:color w:val="005670"/>
          <w:sz w:val="28"/>
          <w:szCs w:val="28"/>
        </w:rPr>
        <w:t>Submission Date</w:t>
      </w:r>
      <w:proofErr w:type="gramStart"/>
      <w:r w:rsidRPr="009B3B57">
        <w:rPr>
          <w:b/>
          <w:color w:val="005670"/>
          <w:sz w:val="28"/>
          <w:szCs w:val="28"/>
        </w:rPr>
        <w:t xml:space="preserve">:  </w:t>
      </w:r>
      <w:r w:rsidRPr="009B3B57">
        <w:rPr>
          <w:color w:val="231F20"/>
          <w:sz w:val="28"/>
          <w:szCs w:val="28"/>
        </w:rPr>
        <w:t>March</w:t>
      </w:r>
      <w:proofErr w:type="gramEnd"/>
      <w:r w:rsidRPr="009B3B57">
        <w:rPr>
          <w:color w:val="231F20"/>
          <w:sz w:val="28"/>
          <w:szCs w:val="28"/>
        </w:rPr>
        <w:t xml:space="preserve"> 31, 2026</w:t>
      </w:r>
    </w:p>
    <w:p w14:paraId="346D6E37" w14:textId="637602B3" w:rsidR="009B3B57" w:rsidRPr="009B3B57" w:rsidRDefault="009B3B57" w:rsidP="009B3B57">
      <w:pPr>
        <w:spacing w:after="80"/>
        <w:jc w:val="center"/>
        <w:rPr>
          <w:sz w:val="28"/>
          <w:szCs w:val="28"/>
        </w:rPr>
      </w:pPr>
      <w:r w:rsidRPr="009B3B57">
        <w:rPr>
          <w:b/>
          <w:color w:val="005670"/>
          <w:sz w:val="28"/>
          <w:szCs w:val="28"/>
        </w:rPr>
        <w:t xml:space="preserve">Live Demo:  </w:t>
      </w:r>
      <w:hyperlink r:id="rId12" w:history="1">
        <w:r w:rsidRPr="00366253">
          <w:rPr>
            <w:rStyle w:val="Hyperlink"/>
            <w:sz w:val="28"/>
            <w:szCs w:val="28"/>
          </w:rPr>
          <w:t>https://aiideathon.vercel.app</w:t>
        </w:r>
      </w:hyperlink>
    </w:p>
    <w:p w14:paraId="652A1576" w14:textId="084EB75F" w:rsidR="009B3B57" w:rsidRPr="009B3B57" w:rsidRDefault="009B3B57" w:rsidP="009B3B57">
      <w:pPr>
        <w:spacing w:after="80"/>
        <w:jc w:val="center"/>
        <w:rPr>
          <w:sz w:val="28"/>
          <w:szCs w:val="28"/>
        </w:rPr>
      </w:pPr>
      <w:r w:rsidRPr="009B3B57">
        <w:rPr>
          <w:b/>
          <w:color w:val="005670"/>
          <w:sz w:val="28"/>
          <w:szCs w:val="28"/>
        </w:rPr>
        <w:t xml:space="preserve">Source Code:  </w:t>
      </w:r>
      <w:hyperlink r:id="rId13" w:history="1">
        <w:r w:rsidRPr="0098135A">
          <w:rPr>
            <w:rStyle w:val="Hyperlink"/>
            <w:sz w:val="28"/>
            <w:szCs w:val="28"/>
          </w:rPr>
          <w:t>https://github.com/meetpstewart/</w:t>
        </w:r>
        <w:r w:rsidRPr="0098135A">
          <w:rPr>
            <w:rStyle w:val="Hyperlink"/>
            <w:sz w:val="28"/>
            <w:szCs w:val="28"/>
          </w:rPr>
          <w:t>A</w:t>
        </w:r>
        <w:r w:rsidRPr="0098135A">
          <w:rPr>
            <w:rStyle w:val="Hyperlink"/>
            <w:sz w:val="28"/>
            <w:szCs w:val="28"/>
          </w:rPr>
          <w:t>I_Ideathon</w:t>
        </w:r>
      </w:hyperlink>
    </w:p>
    <w:p w14:paraId="1A8635C6" w14:textId="25002977" w:rsidR="009B3B57" w:rsidRPr="009B3B57" w:rsidRDefault="009B3B57" w:rsidP="009B3B57">
      <w:pPr>
        <w:spacing w:after="80"/>
        <w:jc w:val="center"/>
        <w:rPr>
          <w:sz w:val="28"/>
          <w:szCs w:val="28"/>
        </w:rPr>
      </w:pPr>
      <w:r w:rsidRPr="009B3B57">
        <w:rPr>
          <w:b/>
          <w:color w:val="005670"/>
          <w:sz w:val="28"/>
          <w:szCs w:val="28"/>
        </w:rPr>
        <w:t xml:space="preserve">Backend API:  </w:t>
      </w:r>
      <w:hyperlink r:id="rId14" w:history="1">
        <w:r w:rsidRPr="00366253">
          <w:rPr>
            <w:rStyle w:val="Hyperlink"/>
            <w:sz w:val="28"/>
            <w:szCs w:val="28"/>
          </w:rPr>
          <w:t>https://ai-knowled</w:t>
        </w:r>
        <w:r w:rsidRPr="00366253">
          <w:rPr>
            <w:rStyle w:val="Hyperlink"/>
            <w:sz w:val="28"/>
            <w:szCs w:val="28"/>
          </w:rPr>
          <w:t>g</w:t>
        </w:r>
        <w:r w:rsidRPr="00366253">
          <w:rPr>
            <w:rStyle w:val="Hyperlink"/>
            <w:sz w:val="28"/>
            <w:szCs w:val="28"/>
          </w:rPr>
          <w:t>e-backend-655994006172.us-central1.run.app</w:t>
        </w:r>
      </w:hyperlink>
    </w:p>
    <w:p w14:paraId="0A413E73" w14:textId="77777777" w:rsidR="005326B9" w:rsidRDefault="005326B9" w:rsidP="008012C5">
      <w:pPr>
        <w:pStyle w:val="NormalWeb"/>
        <w:jc w:val="center"/>
        <w:rPr>
          <w:rStyle w:val="Strong"/>
          <w:rFonts w:ascii="Montserrat SemiBold" w:hAnsi="Montserrat SemiBold" w:cs="Arial"/>
          <w:b w:val="0"/>
          <w:bCs w:val="0"/>
          <w:sz w:val="48"/>
          <w:szCs w:val="48"/>
        </w:rPr>
      </w:pPr>
    </w:p>
    <w:p w14:paraId="7C823A21" w14:textId="77777777" w:rsidR="00247CE2" w:rsidRDefault="00247CE2"/>
    <w:p w14:paraId="4471C1C2" w14:textId="77777777" w:rsidR="00247CE2" w:rsidRDefault="00247CE2"/>
    <w:p w14:paraId="049715A9" w14:textId="5FB63858" w:rsidR="00297893" w:rsidRDefault="00297893" w:rsidP="00C07EC9">
      <w:pPr>
        <w:rPr>
          <w:rFonts w:ascii="Arial" w:eastAsia="Arial" w:hAnsi="Arial" w:cs="Arial"/>
          <w:b/>
          <w:sz w:val="19"/>
        </w:rPr>
      </w:pPr>
    </w:p>
    <w:sdt>
      <w:sdtPr>
        <w:rPr>
          <w:rFonts w:asciiTheme="minorHAnsi" w:eastAsiaTheme="minorHAnsi" w:hAnsiTheme="minorHAnsi" w:cstheme="minorBidi"/>
          <w:color w:val="auto"/>
          <w:kern w:val="2"/>
          <w:sz w:val="22"/>
          <w:szCs w:val="22"/>
          <w14:ligatures w14:val="standardContextual"/>
        </w:rPr>
        <w:id w:val="1413657086"/>
        <w:docPartObj>
          <w:docPartGallery w:val="Table of Contents"/>
          <w:docPartUnique/>
        </w:docPartObj>
      </w:sdtPr>
      <w:sdtEndPr>
        <w:rPr>
          <w:b/>
          <w:bCs/>
          <w:noProof/>
        </w:rPr>
      </w:sdtEndPr>
      <w:sdtContent>
        <w:p w14:paraId="3326AA45" w14:textId="41D882DD" w:rsidR="00297893" w:rsidRPr="00672D6A" w:rsidRDefault="00297893">
          <w:pPr>
            <w:pStyle w:val="TOCHeading"/>
            <w:rPr>
              <w:rFonts w:ascii="Aptos Display" w:hAnsi="Aptos Display"/>
              <w:b/>
              <w:bCs/>
            </w:rPr>
          </w:pPr>
          <w:r w:rsidRPr="00672D6A">
            <w:rPr>
              <w:rFonts w:ascii="Aptos Display" w:hAnsi="Aptos Display"/>
              <w:b/>
              <w:bCs/>
            </w:rPr>
            <w:t>Table of Contents</w:t>
          </w:r>
        </w:p>
        <w:p w14:paraId="4ACEAF4A" w14:textId="1DD0240B" w:rsidR="004D55C4" w:rsidRDefault="00297893">
          <w:pPr>
            <w:pStyle w:val="TOC2"/>
            <w:rPr>
              <w:rFonts w:asciiTheme="minorHAnsi" w:eastAsiaTheme="minorEastAsia" w:hAnsiTheme="minorHAnsi"/>
              <w:color w:val="auto"/>
              <w:kern w:val="2"/>
              <w:sz w:val="24"/>
              <w:szCs w:val="24"/>
              <w14:ligatures w14:val="standardContextual"/>
            </w:rPr>
          </w:pPr>
          <w:r>
            <w:fldChar w:fldCharType="begin"/>
          </w:r>
          <w:r>
            <w:instrText xml:space="preserve"> TOC \o "1-3" \h \z \u </w:instrText>
          </w:r>
          <w:r>
            <w:fldChar w:fldCharType="separate"/>
          </w:r>
          <w:hyperlink w:anchor="_Toc225603274" w:history="1">
            <w:r w:rsidR="004D55C4" w:rsidRPr="00733E3B">
              <w:rPr>
                <w:rStyle w:val="Hyperlink"/>
                <w:rFonts w:ascii="Aptos Display" w:eastAsia="Times New Roman" w:hAnsi="Aptos Display" w:cs="Times New Roman"/>
              </w:rPr>
              <w:t>1. Problem Statement</w:t>
            </w:r>
            <w:r w:rsidR="004D55C4">
              <w:rPr>
                <w:webHidden/>
              </w:rPr>
              <w:tab/>
            </w:r>
            <w:r w:rsidR="004D55C4">
              <w:rPr>
                <w:webHidden/>
              </w:rPr>
              <w:fldChar w:fldCharType="begin"/>
            </w:r>
            <w:r w:rsidR="004D55C4">
              <w:rPr>
                <w:webHidden/>
              </w:rPr>
              <w:instrText xml:space="preserve"> PAGEREF _Toc225603274 \h </w:instrText>
            </w:r>
            <w:r w:rsidR="004D55C4">
              <w:rPr>
                <w:webHidden/>
              </w:rPr>
            </w:r>
            <w:r w:rsidR="004D55C4">
              <w:rPr>
                <w:webHidden/>
              </w:rPr>
              <w:fldChar w:fldCharType="separate"/>
            </w:r>
            <w:r w:rsidR="004D55C4">
              <w:rPr>
                <w:webHidden/>
              </w:rPr>
              <w:t>3</w:t>
            </w:r>
            <w:r w:rsidR="004D55C4">
              <w:rPr>
                <w:webHidden/>
              </w:rPr>
              <w:fldChar w:fldCharType="end"/>
            </w:r>
          </w:hyperlink>
        </w:p>
        <w:p w14:paraId="76278D29" w14:textId="046274E5" w:rsidR="004D55C4" w:rsidRDefault="004D55C4">
          <w:pPr>
            <w:pStyle w:val="TOC2"/>
            <w:rPr>
              <w:rFonts w:asciiTheme="minorHAnsi" w:eastAsiaTheme="minorEastAsia" w:hAnsiTheme="minorHAnsi"/>
              <w:color w:val="auto"/>
              <w:kern w:val="2"/>
              <w:sz w:val="24"/>
              <w:szCs w:val="24"/>
              <w14:ligatures w14:val="standardContextual"/>
            </w:rPr>
          </w:pPr>
          <w:hyperlink w:anchor="_Toc225603275" w:history="1">
            <w:r w:rsidRPr="00733E3B">
              <w:rPr>
                <w:rStyle w:val="Hyperlink"/>
                <w:rFonts w:ascii="Aptos Display" w:eastAsia="Times New Roman" w:hAnsi="Aptos Display" w:cs="Times New Roman"/>
              </w:rPr>
              <w:t>2. Solution Overview</w:t>
            </w:r>
            <w:r>
              <w:rPr>
                <w:webHidden/>
              </w:rPr>
              <w:tab/>
            </w:r>
            <w:r>
              <w:rPr>
                <w:webHidden/>
              </w:rPr>
              <w:fldChar w:fldCharType="begin"/>
            </w:r>
            <w:r>
              <w:rPr>
                <w:webHidden/>
              </w:rPr>
              <w:instrText xml:space="preserve"> PAGEREF _Toc225603275 \h </w:instrText>
            </w:r>
            <w:r>
              <w:rPr>
                <w:webHidden/>
              </w:rPr>
            </w:r>
            <w:r>
              <w:rPr>
                <w:webHidden/>
              </w:rPr>
              <w:fldChar w:fldCharType="separate"/>
            </w:r>
            <w:r>
              <w:rPr>
                <w:webHidden/>
              </w:rPr>
              <w:t>3</w:t>
            </w:r>
            <w:r>
              <w:rPr>
                <w:webHidden/>
              </w:rPr>
              <w:fldChar w:fldCharType="end"/>
            </w:r>
          </w:hyperlink>
        </w:p>
        <w:p w14:paraId="665F5195" w14:textId="20FAEE5C" w:rsidR="004D55C4" w:rsidRDefault="004D55C4">
          <w:pPr>
            <w:pStyle w:val="TOC2"/>
            <w:rPr>
              <w:rFonts w:asciiTheme="minorHAnsi" w:eastAsiaTheme="minorEastAsia" w:hAnsiTheme="minorHAnsi"/>
              <w:color w:val="auto"/>
              <w:kern w:val="2"/>
              <w:sz w:val="24"/>
              <w:szCs w:val="24"/>
              <w14:ligatures w14:val="standardContextual"/>
            </w:rPr>
          </w:pPr>
          <w:hyperlink w:anchor="_Toc225603276" w:history="1">
            <w:r w:rsidRPr="00733E3B">
              <w:rPr>
                <w:rStyle w:val="Hyperlink"/>
                <w:rFonts w:ascii="Aptos Display" w:eastAsia="Times New Roman" w:hAnsi="Aptos Display" w:cs="Times New Roman"/>
              </w:rPr>
              <w:t>3. Architecture Design</w:t>
            </w:r>
            <w:r>
              <w:rPr>
                <w:webHidden/>
              </w:rPr>
              <w:tab/>
            </w:r>
            <w:r>
              <w:rPr>
                <w:webHidden/>
              </w:rPr>
              <w:fldChar w:fldCharType="begin"/>
            </w:r>
            <w:r>
              <w:rPr>
                <w:webHidden/>
              </w:rPr>
              <w:instrText xml:space="preserve"> PAGEREF _Toc225603276 \h </w:instrText>
            </w:r>
            <w:r>
              <w:rPr>
                <w:webHidden/>
              </w:rPr>
            </w:r>
            <w:r>
              <w:rPr>
                <w:webHidden/>
              </w:rPr>
              <w:fldChar w:fldCharType="separate"/>
            </w:r>
            <w:r>
              <w:rPr>
                <w:webHidden/>
              </w:rPr>
              <w:t>5</w:t>
            </w:r>
            <w:r>
              <w:rPr>
                <w:webHidden/>
              </w:rPr>
              <w:fldChar w:fldCharType="end"/>
            </w:r>
          </w:hyperlink>
        </w:p>
        <w:p w14:paraId="71C9AC59" w14:textId="1B55CEB4" w:rsidR="004D55C4" w:rsidRDefault="004D55C4">
          <w:pPr>
            <w:pStyle w:val="TOC2"/>
            <w:rPr>
              <w:rFonts w:asciiTheme="minorHAnsi" w:eastAsiaTheme="minorEastAsia" w:hAnsiTheme="minorHAnsi"/>
              <w:color w:val="auto"/>
              <w:kern w:val="2"/>
              <w:sz w:val="24"/>
              <w:szCs w:val="24"/>
              <w14:ligatures w14:val="standardContextual"/>
            </w:rPr>
          </w:pPr>
          <w:hyperlink w:anchor="_Toc225603277" w:history="1">
            <w:r w:rsidRPr="00733E3B">
              <w:rPr>
                <w:rStyle w:val="Hyperlink"/>
                <w:rFonts w:ascii="Aptos Display" w:eastAsia="Times New Roman" w:hAnsi="Aptos Display" w:cs="Times New Roman"/>
              </w:rPr>
              <w:t>4. Working Demonstration</w:t>
            </w:r>
            <w:r>
              <w:rPr>
                <w:webHidden/>
              </w:rPr>
              <w:tab/>
            </w:r>
            <w:r>
              <w:rPr>
                <w:webHidden/>
              </w:rPr>
              <w:fldChar w:fldCharType="begin"/>
            </w:r>
            <w:r>
              <w:rPr>
                <w:webHidden/>
              </w:rPr>
              <w:instrText xml:space="preserve"> PAGEREF _Toc225603277 \h </w:instrText>
            </w:r>
            <w:r>
              <w:rPr>
                <w:webHidden/>
              </w:rPr>
            </w:r>
            <w:r>
              <w:rPr>
                <w:webHidden/>
              </w:rPr>
              <w:fldChar w:fldCharType="separate"/>
            </w:r>
            <w:r>
              <w:rPr>
                <w:webHidden/>
              </w:rPr>
              <w:t>8</w:t>
            </w:r>
            <w:r>
              <w:rPr>
                <w:webHidden/>
              </w:rPr>
              <w:fldChar w:fldCharType="end"/>
            </w:r>
          </w:hyperlink>
        </w:p>
        <w:p w14:paraId="60E5CFC3" w14:textId="5EE4A130" w:rsidR="004D55C4" w:rsidRDefault="004D55C4">
          <w:pPr>
            <w:pStyle w:val="TOC2"/>
            <w:rPr>
              <w:rFonts w:asciiTheme="minorHAnsi" w:eastAsiaTheme="minorEastAsia" w:hAnsiTheme="minorHAnsi"/>
              <w:color w:val="auto"/>
              <w:kern w:val="2"/>
              <w:sz w:val="24"/>
              <w:szCs w:val="24"/>
              <w14:ligatures w14:val="standardContextual"/>
            </w:rPr>
          </w:pPr>
          <w:hyperlink w:anchor="_Toc225603278" w:history="1">
            <w:r w:rsidRPr="00733E3B">
              <w:rPr>
                <w:rStyle w:val="Hyperlink"/>
                <w:rFonts w:ascii="Aptos Display" w:eastAsia="Times New Roman" w:hAnsi="Aptos Display" w:cs="Times New Roman"/>
              </w:rPr>
              <w:t>5.  Competitive Differentiation - Why Not Just Use Microsoft 365 Copilot?</w:t>
            </w:r>
            <w:r>
              <w:rPr>
                <w:webHidden/>
              </w:rPr>
              <w:tab/>
            </w:r>
            <w:r>
              <w:rPr>
                <w:webHidden/>
              </w:rPr>
              <w:fldChar w:fldCharType="begin"/>
            </w:r>
            <w:r>
              <w:rPr>
                <w:webHidden/>
              </w:rPr>
              <w:instrText xml:space="preserve"> PAGEREF _Toc225603278 \h </w:instrText>
            </w:r>
            <w:r>
              <w:rPr>
                <w:webHidden/>
              </w:rPr>
            </w:r>
            <w:r>
              <w:rPr>
                <w:webHidden/>
              </w:rPr>
              <w:fldChar w:fldCharType="separate"/>
            </w:r>
            <w:r>
              <w:rPr>
                <w:webHidden/>
              </w:rPr>
              <w:t>9</w:t>
            </w:r>
            <w:r>
              <w:rPr>
                <w:webHidden/>
              </w:rPr>
              <w:fldChar w:fldCharType="end"/>
            </w:r>
          </w:hyperlink>
        </w:p>
        <w:p w14:paraId="6D5EE38B" w14:textId="6B604860" w:rsidR="00297893" w:rsidRDefault="00297893">
          <w:r>
            <w:rPr>
              <w:rFonts w:ascii="Aptos" w:hAnsi="Aptos"/>
              <w:kern w:val="0"/>
              <w:sz w:val="24"/>
              <w14:ligatures w14:val="none"/>
            </w:rPr>
            <w:fldChar w:fldCharType="end"/>
          </w:r>
        </w:p>
      </w:sdtContent>
    </w:sdt>
    <w:p w14:paraId="5059ABB4" w14:textId="3067FB17" w:rsidR="00883334" w:rsidRPr="004D0574" w:rsidRDefault="00C07EC9">
      <w:pPr>
        <w:rPr>
          <w:rFonts w:ascii="Arial" w:eastAsia="Arial" w:hAnsi="Arial" w:cs="Arial"/>
          <w:b/>
          <w:sz w:val="19"/>
        </w:rPr>
      </w:pPr>
      <w:r>
        <w:rPr>
          <w:rFonts w:ascii="Arial" w:eastAsia="Arial" w:hAnsi="Arial" w:cs="Arial"/>
          <w:b/>
          <w:sz w:val="19"/>
        </w:rPr>
        <w:br w:type="page"/>
      </w:r>
    </w:p>
    <w:p w14:paraId="54D0B05C" w14:textId="77777777" w:rsidR="00F529BC" w:rsidRDefault="00F529BC" w:rsidP="00F529BC">
      <w:pPr>
        <w:spacing w:before="80" w:after="120"/>
      </w:pPr>
      <w:r>
        <w:rPr>
          <w:b/>
          <w:color w:val="005670"/>
          <w:sz w:val="28"/>
        </w:rPr>
        <w:lastRenderedPageBreak/>
        <w:t>Live Deployment Summary</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876"/>
        <w:gridCol w:w="6474"/>
      </w:tblGrid>
      <w:tr w:rsidR="00F529BC" w14:paraId="4557E94B" w14:textId="77777777">
        <w:tc>
          <w:tcPr>
            <w:tcW w:w="2880" w:type="dxa"/>
            <w:tcBorders>
              <w:top w:val="single" w:sz="4" w:space="0" w:color="D0D0D0"/>
              <w:left w:val="single" w:sz="4" w:space="0" w:color="D0D0D0"/>
              <w:bottom w:val="single" w:sz="4" w:space="0" w:color="D0D0D0"/>
              <w:right w:val="single" w:sz="4" w:space="0" w:color="D0D0D0"/>
            </w:tcBorders>
            <w:shd w:val="clear" w:color="auto" w:fill="005670"/>
            <w:hideMark/>
          </w:tcPr>
          <w:p w14:paraId="650A94C2" w14:textId="77777777" w:rsidR="00F529BC" w:rsidRDefault="00F529BC">
            <w:pPr>
              <w:spacing w:before="60" w:after="60"/>
            </w:pPr>
            <w:r>
              <w:rPr>
                <w:b/>
                <w:color w:val="FFFFFF"/>
                <w:sz w:val="20"/>
              </w:rPr>
              <w:t>Component</w:t>
            </w:r>
          </w:p>
        </w:tc>
        <w:tc>
          <w:tcPr>
            <w:tcW w:w="6480" w:type="dxa"/>
            <w:tcBorders>
              <w:top w:val="single" w:sz="4" w:space="0" w:color="D0D0D0"/>
              <w:left w:val="single" w:sz="4" w:space="0" w:color="D0D0D0"/>
              <w:bottom w:val="single" w:sz="4" w:space="0" w:color="D0D0D0"/>
              <w:right w:val="single" w:sz="4" w:space="0" w:color="D0D0D0"/>
            </w:tcBorders>
            <w:shd w:val="clear" w:color="auto" w:fill="005670"/>
            <w:hideMark/>
          </w:tcPr>
          <w:p w14:paraId="61F9C06C" w14:textId="77777777" w:rsidR="00F529BC" w:rsidRDefault="00F529BC">
            <w:pPr>
              <w:spacing w:before="60" w:after="60"/>
            </w:pPr>
            <w:r>
              <w:rPr>
                <w:b/>
                <w:color w:val="FFFFFF"/>
                <w:sz w:val="20"/>
              </w:rPr>
              <w:t>URL / Location</w:t>
            </w:r>
          </w:p>
        </w:tc>
      </w:tr>
      <w:tr w:rsidR="00F529BC" w14:paraId="6ED2B829"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589DB7F6" w14:textId="77777777" w:rsidR="00F529BC" w:rsidRDefault="00F529BC">
            <w:pPr>
              <w:spacing w:before="40" w:after="40"/>
            </w:pPr>
            <w:r>
              <w:rPr>
                <w:color w:val="231F20"/>
                <w:sz w:val="20"/>
              </w:rPr>
              <w:t>Web Application</w:t>
            </w:r>
          </w:p>
        </w:tc>
        <w:tc>
          <w:tcPr>
            <w:tcW w:w="6480" w:type="dxa"/>
            <w:tcBorders>
              <w:top w:val="single" w:sz="4" w:space="0" w:color="D0D0D0"/>
              <w:left w:val="single" w:sz="4" w:space="0" w:color="D0D0D0"/>
              <w:bottom w:val="single" w:sz="4" w:space="0" w:color="D0D0D0"/>
              <w:right w:val="single" w:sz="4" w:space="0" w:color="D0D0D0"/>
            </w:tcBorders>
            <w:shd w:val="clear" w:color="auto" w:fill="E6F2F6"/>
            <w:hideMark/>
          </w:tcPr>
          <w:p w14:paraId="35A750C7" w14:textId="77777777" w:rsidR="00F529BC" w:rsidRDefault="00F529BC">
            <w:pPr>
              <w:spacing w:before="40" w:after="40"/>
            </w:pPr>
            <w:r>
              <w:rPr>
                <w:color w:val="231F20"/>
                <w:sz w:val="20"/>
              </w:rPr>
              <w:t>https://aiideathon.vercel.app</w:t>
            </w:r>
          </w:p>
        </w:tc>
      </w:tr>
      <w:tr w:rsidR="00F529BC" w14:paraId="1C81BD64"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24EFDCE1" w14:textId="77777777" w:rsidR="00F529BC" w:rsidRDefault="00F529BC">
            <w:pPr>
              <w:spacing w:before="40" w:after="40"/>
            </w:pPr>
            <w:r>
              <w:rPr>
                <w:color w:val="231F20"/>
                <w:sz w:val="20"/>
              </w:rPr>
              <w:t>Backend API</w:t>
            </w:r>
          </w:p>
        </w:tc>
        <w:tc>
          <w:tcPr>
            <w:tcW w:w="6480" w:type="dxa"/>
            <w:tcBorders>
              <w:top w:val="single" w:sz="4" w:space="0" w:color="D0D0D0"/>
              <w:left w:val="single" w:sz="4" w:space="0" w:color="D0D0D0"/>
              <w:bottom w:val="single" w:sz="4" w:space="0" w:color="D0D0D0"/>
              <w:right w:val="single" w:sz="4" w:space="0" w:color="D0D0D0"/>
            </w:tcBorders>
            <w:shd w:val="clear" w:color="auto" w:fill="FFFFFF"/>
            <w:hideMark/>
          </w:tcPr>
          <w:p w14:paraId="20F97171" w14:textId="77777777" w:rsidR="00F529BC" w:rsidRDefault="00F529BC">
            <w:pPr>
              <w:spacing w:before="40" w:after="40"/>
            </w:pPr>
            <w:r>
              <w:rPr>
                <w:color w:val="231F20"/>
                <w:sz w:val="20"/>
              </w:rPr>
              <w:t>https://ai-knowledge-backend-655994006172.us-central1.run.app</w:t>
            </w:r>
          </w:p>
        </w:tc>
      </w:tr>
      <w:tr w:rsidR="00F529BC" w14:paraId="184216C0"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384B67CA" w14:textId="77777777" w:rsidR="00F529BC" w:rsidRDefault="00F529BC">
            <w:pPr>
              <w:spacing w:before="40" w:after="40"/>
            </w:pPr>
            <w:r>
              <w:rPr>
                <w:color w:val="231F20"/>
                <w:sz w:val="20"/>
              </w:rPr>
              <w:t>Slack Bot</w:t>
            </w:r>
          </w:p>
        </w:tc>
        <w:tc>
          <w:tcPr>
            <w:tcW w:w="6480" w:type="dxa"/>
            <w:tcBorders>
              <w:top w:val="single" w:sz="4" w:space="0" w:color="D0D0D0"/>
              <w:left w:val="single" w:sz="4" w:space="0" w:color="D0D0D0"/>
              <w:bottom w:val="single" w:sz="4" w:space="0" w:color="D0D0D0"/>
              <w:right w:val="single" w:sz="4" w:space="0" w:color="D0D0D0"/>
            </w:tcBorders>
            <w:shd w:val="clear" w:color="auto" w:fill="E6F2F6"/>
            <w:hideMark/>
          </w:tcPr>
          <w:p w14:paraId="3FD98EA5" w14:textId="77777777" w:rsidR="00F529BC" w:rsidRDefault="00F529BC">
            <w:pPr>
              <w:spacing w:before="40" w:after="40"/>
            </w:pPr>
            <w:r>
              <w:rPr>
                <w:color w:val="231F20"/>
                <w:sz w:val="20"/>
              </w:rPr>
              <w:t>/</w:t>
            </w:r>
            <w:proofErr w:type="gramStart"/>
            <w:r>
              <w:rPr>
                <w:color w:val="231F20"/>
                <w:sz w:val="20"/>
              </w:rPr>
              <w:t>ask</w:t>
            </w:r>
            <w:proofErr w:type="gramEnd"/>
            <w:r>
              <w:rPr>
                <w:color w:val="231F20"/>
                <w:sz w:val="20"/>
              </w:rPr>
              <w:t xml:space="preserve"> command — </w:t>
            </w:r>
            <w:proofErr w:type="spellStart"/>
            <w:r>
              <w:rPr>
                <w:color w:val="231F20"/>
                <w:sz w:val="20"/>
              </w:rPr>
              <w:t>AI_Documentation_Assistant</w:t>
            </w:r>
            <w:proofErr w:type="spellEnd"/>
            <w:r>
              <w:rPr>
                <w:color w:val="231F20"/>
                <w:sz w:val="20"/>
              </w:rPr>
              <w:t xml:space="preserve"> workspace</w:t>
            </w:r>
          </w:p>
        </w:tc>
      </w:tr>
      <w:tr w:rsidR="00F529BC" w14:paraId="0A3CB902"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3A6F902D" w14:textId="77777777" w:rsidR="00F529BC" w:rsidRDefault="00F529BC">
            <w:pPr>
              <w:spacing w:before="40" w:after="40"/>
            </w:pPr>
            <w:r>
              <w:rPr>
                <w:color w:val="231F20"/>
                <w:sz w:val="20"/>
              </w:rPr>
              <w:t>Source Code</w:t>
            </w:r>
          </w:p>
        </w:tc>
        <w:tc>
          <w:tcPr>
            <w:tcW w:w="6480" w:type="dxa"/>
            <w:tcBorders>
              <w:top w:val="single" w:sz="4" w:space="0" w:color="D0D0D0"/>
              <w:left w:val="single" w:sz="4" w:space="0" w:color="D0D0D0"/>
              <w:bottom w:val="single" w:sz="4" w:space="0" w:color="D0D0D0"/>
              <w:right w:val="single" w:sz="4" w:space="0" w:color="D0D0D0"/>
            </w:tcBorders>
            <w:shd w:val="clear" w:color="auto" w:fill="FFFFFF"/>
            <w:hideMark/>
          </w:tcPr>
          <w:p w14:paraId="64FAF2AD" w14:textId="77777777" w:rsidR="00F529BC" w:rsidRDefault="00F529BC">
            <w:pPr>
              <w:spacing w:before="40" w:after="40"/>
            </w:pPr>
            <w:r>
              <w:rPr>
                <w:color w:val="231F20"/>
                <w:sz w:val="20"/>
              </w:rPr>
              <w:t>https://github.com/meetpstewart/AI_Ideathon</w:t>
            </w:r>
          </w:p>
        </w:tc>
      </w:tr>
      <w:tr w:rsidR="00F529BC" w14:paraId="428CF58B"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56923341" w14:textId="77777777" w:rsidR="00F529BC" w:rsidRDefault="00F529BC">
            <w:pPr>
              <w:spacing w:before="40" w:after="40"/>
            </w:pPr>
            <w:r>
              <w:rPr>
                <w:color w:val="231F20"/>
                <w:sz w:val="20"/>
              </w:rPr>
              <w:t>Frontend Hosting</w:t>
            </w:r>
          </w:p>
        </w:tc>
        <w:tc>
          <w:tcPr>
            <w:tcW w:w="6480" w:type="dxa"/>
            <w:tcBorders>
              <w:top w:val="single" w:sz="4" w:space="0" w:color="D0D0D0"/>
              <w:left w:val="single" w:sz="4" w:space="0" w:color="D0D0D0"/>
              <w:bottom w:val="single" w:sz="4" w:space="0" w:color="D0D0D0"/>
              <w:right w:val="single" w:sz="4" w:space="0" w:color="D0D0D0"/>
            </w:tcBorders>
            <w:shd w:val="clear" w:color="auto" w:fill="E6F2F6"/>
            <w:hideMark/>
          </w:tcPr>
          <w:p w14:paraId="41C520ED" w14:textId="77777777" w:rsidR="00F529BC" w:rsidRDefault="00F529BC">
            <w:pPr>
              <w:spacing w:before="40" w:after="40"/>
            </w:pPr>
            <w:proofErr w:type="spellStart"/>
            <w:r>
              <w:rPr>
                <w:color w:val="231F20"/>
                <w:sz w:val="20"/>
              </w:rPr>
              <w:t>Vercel</w:t>
            </w:r>
            <w:proofErr w:type="spellEnd"/>
            <w:r>
              <w:rPr>
                <w:color w:val="231F20"/>
                <w:sz w:val="20"/>
              </w:rPr>
              <w:t xml:space="preserve"> (auto-deploys on push to main)</w:t>
            </w:r>
          </w:p>
        </w:tc>
      </w:tr>
      <w:tr w:rsidR="00F529BC" w14:paraId="64BE9A93"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34B4C058" w14:textId="77777777" w:rsidR="00F529BC" w:rsidRDefault="00F529BC">
            <w:pPr>
              <w:spacing w:before="40" w:after="40"/>
            </w:pPr>
            <w:r>
              <w:rPr>
                <w:color w:val="231F20"/>
                <w:sz w:val="20"/>
              </w:rPr>
              <w:t>Backend Hosting</w:t>
            </w:r>
          </w:p>
        </w:tc>
        <w:tc>
          <w:tcPr>
            <w:tcW w:w="6480" w:type="dxa"/>
            <w:tcBorders>
              <w:top w:val="single" w:sz="4" w:space="0" w:color="D0D0D0"/>
              <w:left w:val="single" w:sz="4" w:space="0" w:color="D0D0D0"/>
              <w:bottom w:val="single" w:sz="4" w:space="0" w:color="D0D0D0"/>
              <w:right w:val="single" w:sz="4" w:space="0" w:color="D0D0D0"/>
            </w:tcBorders>
            <w:shd w:val="clear" w:color="auto" w:fill="FFFFFF"/>
            <w:hideMark/>
          </w:tcPr>
          <w:p w14:paraId="1543CA8F" w14:textId="77777777" w:rsidR="00F529BC" w:rsidRDefault="00F529BC">
            <w:pPr>
              <w:spacing w:before="40" w:after="40"/>
            </w:pPr>
            <w:r>
              <w:rPr>
                <w:color w:val="231F20"/>
                <w:sz w:val="20"/>
              </w:rPr>
              <w:t>Google Cloud Run (us-central1)</w:t>
            </w:r>
          </w:p>
        </w:tc>
      </w:tr>
    </w:tbl>
    <w:p w14:paraId="7F3CF64E" w14:textId="77777777" w:rsidR="00F529BC" w:rsidRDefault="00F529BC" w:rsidP="00F529BC"/>
    <w:p w14:paraId="60C206AB" w14:textId="77777777" w:rsidR="00F529BC" w:rsidRDefault="00F529BC" w:rsidP="00F529BC"/>
    <w:p w14:paraId="0E86C389" w14:textId="2FCB1F0D" w:rsidR="00F529BC" w:rsidRPr="00F529BC" w:rsidRDefault="00F529BC" w:rsidP="00F529BC">
      <w:pPr>
        <w:keepNext/>
        <w:keepLines/>
        <w:spacing w:before="160" w:after="80" w:line="278" w:lineRule="auto"/>
        <w:outlineLvl w:val="1"/>
        <w:rPr>
          <w:rFonts w:ascii="Aptos Display" w:eastAsia="Times New Roman" w:hAnsi="Aptos Display" w:cs="Times New Roman"/>
          <w:color w:val="0F4761"/>
          <w:sz w:val="32"/>
          <w:szCs w:val="32"/>
        </w:rPr>
      </w:pPr>
      <w:bookmarkStart w:id="1" w:name="_Toc225603274"/>
      <w:r w:rsidRPr="00F529BC">
        <w:rPr>
          <w:rFonts w:ascii="Aptos Display" w:eastAsia="Times New Roman" w:hAnsi="Aptos Display" w:cs="Times New Roman"/>
          <w:color w:val="0F4761"/>
          <w:sz w:val="32"/>
          <w:szCs w:val="32"/>
        </w:rPr>
        <w:t>1</w:t>
      </w:r>
      <w:r w:rsidR="00392884" w:rsidRPr="00F529BC">
        <w:rPr>
          <w:rFonts w:ascii="Aptos Display" w:eastAsia="Times New Roman" w:hAnsi="Aptos Display" w:cs="Times New Roman"/>
          <w:color w:val="0F4761"/>
          <w:sz w:val="32"/>
          <w:szCs w:val="32"/>
        </w:rPr>
        <w:t>. Problem</w:t>
      </w:r>
      <w:r w:rsidRPr="00F529BC">
        <w:rPr>
          <w:rFonts w:ascii="Aptos Display" w:eastAsia="Times New Roman" w:hAnsi="Aptos Display" w:cs="Times New Roman"/>
          <w:color w:val="0F4761"/>
          <w:sz w:val="32"/>
          <w:szCs w:val="32"/>
        </w:rPr>
        <w:t xml:space="preserve"> Statement</w:t>
      </w:r>
      <w:bookmarkEnd w:id="1"/>
    </w:p>
    <w:p w14:paraId="63082A72" w14:textId="77777777" w:rsidR="00F529BC" w:rsidRDefault="00F529BC" w:rsidP="00F529BC">
      <w:pPr>
        <w:pBdr>
          <w:bottom w:val="single" w:sz="6" w:space="0" w:color="9B1B30"/>
        </w:pBdr>
      </w:pPr>
    </w:p>
    <w:p w14:paraId="4B5142C9" w14:textId="77777777" w:rsidR="00F529BC" w:rsidRDefault="00F529BC" w:rsidP="00F529BC">
      <w:r>
        <w:rPr>
          <w:color w:val="231F20"/>
        </w:rPr>
        <w:t>Enterprise documentation at Stewart is spread across hundreds of PDF and Word files — difficult to search, dependent on subject matter experts, and inaccessible to most employees. When teams attempt to use general-purpose AI tools (like ChatGPT) to answer internal questions, they face two critical risks:</w:t>
      </w:r>
    </w:p>
    <w:p w14:paraId="077BFE07" w14:textId="77777777" w:rsidR="00F529BC" w:rsidRDefault="00F529BC" w:rsidP="00F529BC">
      <w:pPr>
        <w:pStyle w:val="ListBullet"/>
        <w:tabs>
          <w:tab w:val="num" w:pos="360"/>
        </w:tabs>
        <w:spacing w:after="60"/>
        <w:ind w:left="360" w:hanging="360"/>
      </w:pPr>
      <w:r>
        <w:rPr>
          <w:color w:val="231F20"/>
          <w:sz w:val="21"/>
        </w:rPr>
        <w:t>Hallucination — the AI answers from its training data, not from Stewart's actual documents, producing plausible but potentially wrong information</w:t>
      </w:r>
    </w:p>
    <w:p w14:paraId="3ACD0053" w14:textId="77777777" w:rsidR="00F529BC" w:rsidRDefault="00F529BC" w:rsidP="00F529BC">
      <w:pPr>
        <w:pStyle w:val="ListBullet"/>
        <w:tabs>
          <w:tab w:val="num" w:pos="360"/>
        </w:tabs>
        <w:spacing w:after="60"/>
        <w:ind w:left="360" w:hanging="360"/>
      </w:pPr>
      <w:r>
        <w:rPr>
          <w:color w:val="231F20"/>
          <w:sz w:val="21"/>
        </w:rPr>
        <w:t>No traceability — there is no way to verify or audit where an AI answer came from, violating enterprise governance and compliance standards</w:t>
      </w:r>
    </w:p>
    <w:p w14:paraId="65924951" w14:textId="77777777" w:rsidR="00F529BC" w:rsidRDefault="00F529BC" w:rsidP="00F529BC">
      <w:pPr>
        <w:spacing w:after="120"/>
      </w:pPr>
    </w:p>
    <w:p w14:paraId="3813881C" w14:textId="77777777" w:rsidR="00F529BC" w:rsidRDefault="00F529BC" w:rsidP="00F529BC">
      <w:pPr>
        <w:spacing w:before="80"/>
      </w:pPr>
      <w:r>
        <w:rPr>
          <w:b/>
          <w:i/>
          <w:color w:val="005670"/>
        </w:rPr>
        <w:t>The core problem:  How do we give employees fast, accurate answers from internal documentation — without hallucination risk and with full traceability?</w:t>
      </w:r>
    </w:p>
    <w:p w14:paraId="60597249" w14:textId="77777777" w:rsidR="00F529BC" w:rsidRDefault="00F529BC" w:rsidP="00F529BC"/>
    <w:p w14:paraId="62824BBC" w14:textId="3C5FF90F" w:rsidR="00F529BC" w:rsidRPr="00F529BC" w:rsidRDefault="00F529BC" w:rsidP="00F529BC">
      <w:pPr>
        <w:keepNext/>
        <w:keepLines/>
        <w:spacing w:before="160" w:after="80" w:line="278" w:lineRule="auto"/>
        <w:outlineLvl w:val="1"/>
        <w:rPr>
          <w:rFonts w:ascii="Aptos Display" w:eastAsia="Times New Roman" w:hAnsi="Aptos Display" w:cs="Times New Roman"/>
          <w:color w:val="0F4761"/>
          <w:sz w:val="32"/>
          <w:szCs w:val="32"/>
        </w:rPr>
      </w:pPr>
      <w:bookmarkStart w:id="2" w:name="_Toc225603275"/>
      <w:r w:rsidRPr="00F529BC">
        <w:rPr>
          <w:rFonts w:ascii="Aptos Display" w:eastAsia="Times New Roman" w:hAnsi="Aptos Display" w:cs="Times New Roman"/>
          <w:color w:val="0F4761"/>
          <w:sz w:val="32"/>
          <w:szCs w:val="32"/>
        </w:rPr>
        <w:t>2</w:t>
      </w:r>
      <w:r w:rsidR="00392884" w:rsidRPr="00F529BC">
        <w:rPr>
          <w:rFonts w:ascii="Aptos Display" w:eastAsia="Times New Roman" w:hAnsi="Aptos Display" w:cs="Times New Roman"/>
          <w:color w:val="0F4761"/>
          <w:sz w:val="32"/>
          <w:szCs w:val="32"/>
        </w:rPr>
        <w:t>. Solution</w:t>
      </w:r>
      <w:r w:rsidRPr="00F529BC">
        <w:rPr>
          <w:rFonts w:ascii="Aptos Display" w:eastAsia="Times New Roman" w:hAnsi="Aptos Display" w:cs="Times New Roman"/>
          <w:color w:val="0F4761"/>
          <w:sz w:val="32"/>
          <w:szCs w:val="32"/>
        </w:rPr>
        <w:t xml:space="preserve"> Overview</w:t>
      </w:r>
      <w:bookmarkEnd w:id="2"/>
    </w:p>
    <w:p w14:paraId="3BA056BF" w14:textId="77777777" w:rsidR="00F529BC" w:rsidRDefault="00F529BC" w:rsidP="00F529BC">
      <w:pPr>
        <w:pBdr>
          <w:bottom w:val="single" w:sz="6" w:space="0" w:color="9B1B30"/>
        </w:pBdr>
      </w:pPr>
    </w:p>
    <w:p w14:paraId="112CA300" w14:textId="77777777" w:rsidR="00F529BC" w:rsidRDefault="00F529BC" w:rsidP="00F529BC">
      <w:r>
        <w:rPr>
          <w:color w:val="231F20"/>
        </w:rPr>
        <w:t>The AI-Governed Enterprise Knowledge Assistant is a RAG-based (Retrieval-Augmented Generation) AI system that answers employee questions strictly from approved Stewart documentation — with every answer cited, traceable, and confidence-rated.</w:t>
      </w:r>
    </w:p>
    <w:p w14:paraId="7875E0A8" w14:textId="77777777" w:rsidR="00F529BC" w:rsidRDefault="00F529BC" w:rsidP="00F529BC">
      <w:pPr>
        <w:spacing w:after="80"/>
      </w:pPr>
      <w:r>
        <w:rPr>
          <w:b/>
          <w:color w:val="005670"/>
          <w:sz w:val="24"/>
        </w:rPr>
        <w:t>How It Works</w:t>
      </w:r>
    </w:p>
    <w:p w14:paraId="5D388CEF" w14:textId="77777777" w:rsidR="00F529BC" w:rsidRDefault="00F529BC" w:rsidP="00F529BC">
      <w:r>
        <w:rPr>
          <w:i/>
          <w:color w:val="231F20"/>
        </w:rPr>
        <w:t>Instead of asking an AI to guess from its training data, the system first searches approved documents for the most relevant passages, then hands those passages to the AI and instructs it: "Answer using only this." The AI responds with the answer and a citation pointing back to the exact document it used.</w:t>
      </w:r>
    </w:p>
    <w:p w14:paraId="2B4047D2" w14:textId="77777777" w:rsidR="00A832C7" w:rsidRDefault="00A832C7">
      <w:pPr>
        <w:rPr>
          <w:b/>
          <w:color w:val="005670"/>
          <w:sz w:val="24"/>
        </w:rPr>
      </w:pPr>
      <w:r>
        <w:rPr>
          <w:b/>
          <w:color w:val="005670"/>
          <w:sz w:val="24"/>
        </w:rPr>
        <w:br w:type="page"/>
      </w:r>
    </w:p>
    <w:p w14:paraId="5D83890F" w14:textId="41F33B8C" w:rsidR="00F529BC" w:rsidRDefault="00F529BC" w:rsidP="00F529BC">
      <w:pPr>
        <w:spacing w:after="80"/>
      </w:pPr>
      <w:r>
        <w:rPr>
          <w:b/>
          <w:color w:val="005670"/>
          <w:sz w:val="24"/>
        </w:rPr>
        <w:lastRenderedPageBreak/>
        <w:t>Comparison — Our System vs Generic AI</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878"/>
        <w:gridCol w:w="3164"/>
        <w:gridCol w:w="3308"/>
      </w:tblGrid>
      <w:tr w:rsidR="00F529BC" w14:paraId="523E914B" w14:textId="77777777">
        <w:tc>
          <w:tcPr>
            <w:tcW w:w="2880" w:type="dxa"/>
            <w:tcBorders>
              <w:top w:val="single" w:sz="4" w:space="0" w:color="D0D0D0"/>
              <w:left w:val="single" w:sz="4" w:space="0" w:color="D0D0D0"/>
              <w:bottom w:val="single" w:sz="4" w:space="0" w:color="D0D0D0"/>
              <w:right w:val="single" w:sz="4" w:space="0" w:color="D0D0D0"/>
            </w:tcBorders>
            <w:shd w:val="clear" w:color="auto" w:fill="005670"/>
            <w:hideMark/>
          </w:tcPr>
          <w:p w14:paraId="1A2DF54B" w14:textId="77777777" w:rsidR="00F529BC" w:rsidRDefault="00F529BC">
            <w:pPr>
              <w:spacing w:before="60" w:after="60"/>
            </w:pPr>
            <w:r>
              <w:rPr>
                <w:b/>
                <w:color w:val="FFFFFF"/>
                <w:sz w:val="20"/>
              </w:rPr>
              <w:t>Feature</w:t>
            </w:r>
          </w:p>
        </w:tc>
        <w:tc>
          <w:tcPr>
            <w:tcW w:w="3168" w:type="dxa"/>
            <w:tcBorders>
              <w:top w:val="single" w:sz="4" w:space="0" w:color="D0D0D0"/>
              <w:left w:val="single" w:sz="4" w:space="0" w:color="D0D0D0"/>
              <w:bottom w:val="single" w:sz="4" w:space="0" w:color="D0D0D0"/>
              <w:right w:val="single" w:sz="4" w:space="0" w:color="D0D0D0"/>
            </w:tcBorders>
            <w:shd w:val="clear" w:color="auto" w:fill="005670"/>
            <w:hideMark/>
          </w:tcPr>
          <w:p w14:paraId="702806D9" w14:textId="77777777" w:rsidR="00F529BC" w:rsidRDefault="00F529BC">
            <w:pPr>
              <w:spacing w:before="60" w:after="60"/>
            </w:pPr>
            <w:r>
              <w:rPr>
                <w:b/>
                <w:color w:val="FFFFFF"/>
                <w:sz w:val="20"/>
              </w:rPr>
              <w:t>Generic AI (ChatGPT, etc.)</w:t>
            </w:r>
          </w:p>
        </w:tc>
        <w:tc>
          <w:tcPr>
            <w:tcW w:w="3312" w:type="dxa"/>
            <w:tcBorders>
              <w:top w:val="single" w:sz="4" w:space="0" w:color="D0D0D0"/>
              <w:left w:val="single" w:sz="4" w:space="0" w:color="D0D0D0"/>
              <w:bottom w:val="single" w:sz="4" w:space="0" w:color="D0D0D0"/>
              <w:right w:val="single" w:sz="4" w:space="0" w:color="D0D0D0"/>
            </w:tcBorders>
            <w:shd w:val="clear" w:color="auto" w:fill="005670"/>
            <w:hideMark/>
          </w:tcPr>
          <w:p w14:paraId="4A9BB369" w14:textId="77777777" w:rsidR="00F529BC" w:rsidRDefault="00F529BC">
            <w:pPr>
              <w:spacing w:before="60" w:after="60"/>
            </w:pPr>
            <w:r>
              <w:rPr>
                <w:b/>
                <w:color w:val="FFFFFF"/>
                <w:sz w:val="20"/>
              </w:rPr>
              <w:t>Our System</w:t>
            </w:r>
          </w:p>
        </w:tc>
      </w:tr>
      <w:tr w:rsidR="00F529BC" w14:paraId="2A189EDF"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4558D565" w14:textId="77777777" w:rsidR="00F529BC" w:rsidRDefault="00F529BC">
            <w:pPr>
              <w:spacing w:before="40" w:after="40"/>
            </w:pPr>
            <w:r>
              <w:rPr>
                <w:color w:val="231F20"/>
                <w:sz w:val="20"/>
              </w:rPr>
              <w:t>Source of answers</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7BFF53C9" w14:textId="77777777" w:rsidR="00F529BC" w:rsidRDefault="00F529BC">
            <w:pPr>
              <w:spacing w:before="40" w:after="40"/>
            </w:pPr>
            <w:r>
              <w:rPr>
                <w:color w:val="231F20"/>
                <w:sz w:val="20"/>
              </w:rPr>
              <w:t>AI training data (internet)</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0D3E4CE5" w14:textId="77777777" w:rsidR="00F529BC" w:rsidRDefault="00F529BC">
            <w:pPr>
              <w:spacing w:before="40" w:after="40"/>
            </w:pPr>
            <w:r>
              <w:rPr>
                <w:color w:val="231F20"/>
                <w:sz w:val="20"/>
              </w:rPr>
              <w:t>Approved Stewart documents only</w:t>
            </w:r>
          </w:p>
        </w:tc>
      </w:tr>
      <w:tr w:rsidR="00F529BC" w14:paraId="3AE01673"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0D9394E6" w14:textId="77777777" w:rsidR="00F529BC" w:rsidRDefault="00F529BC">
            <w:pPr>
              <w:spacing w:before="40" w:after="40"/>
            </w:pPr>
            <w:r>
              <w:rPr>
                <w:color w:val="231F20"/>
                <w:sz w:val="20"/>
              </w:rPr>
              <w:t>Hallucination risk</w:t>
            </w:r>
          </w:p>
        </w:tc>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71C404C2" w14:textId="77777777" w:rsidR="00F529BC" w:rsidRDefault="00F529BC">
            <w:pPr>
              <w:spacing w:before="40" w:after="40"/>
            </w:pPr>
            <w:r>
              <w:rPr>
                <w:color w:val="231F20"/>
                <w:sz w:val="20"/>
              </w:rPr>
              <w:t>High</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07F77214" w14:textId="77777777" w:rsidR="00F529BC" w:rsidRDefault="00F529BC">
            <w:pPr>
              <w:spacing w:before="40" w:after="40"/>
            </w:pPr>
            <w:r>
              <w:rPr>
                <w:color w:val="231F20"/>
                <w:sz w:val="20"/>
              </w:rPr>
              <w:t>Eliminated by design</w:t>
            </w:r>
          </w:p>
        </w:tc>
      </w:tr>
      <w:tr w:rsidR="00F529BC" w14:paraId="76D58CD1"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41CA018F" w14:textId="77777777" w:rsidR="00F529BC" w:rsidRDefault="00F529BC">
            <w:pPr>
              <w:spacing w:before="40" w:after="40"/>
            </w:pPr>
            <w:r>
              <w:rPr>
                <w:color w:val="231F20"/>
                <w:sz w:val="20"/>
              </w:rPr>
              <w:t>Traceability</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7DAAA53C" w14:textId="77777777" w:rsidR="00F529BC" w:rsidRDefault="00F529BC">
            <w:pPr>
              <w:spacing w:before="40" w:after="40"/>
            </w:pPr>
            <w:r>
              <w:rPr>
                <w:color w:val="231F20"/>
                <w:sz w:val="20"/>
              </w:rPr>
              <w:t>None</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1691EA48" w14:textId="77777777" w:rsidR="00F529BC" w:rsidRDefault="00F529BC">
            <w:pPr>
              <w:spacing w:before="40" w:after="40"/>
            </w:pPr>
            <w:r>
              <w:rPr>
                <w:color w:val="231F20"/>
                <w:sz w:val="20"/>
              </w:rPr>
              <w:t>Every answer cited to source document</w:t>
            </w:r>
          </w:p>
        </w:tc>
      </w:tr>
      <w:tr w:rsidR="00F529BC" w14:paraId="6B5F74A0"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798824C2" w14:textId="77777777" w:rsidR="00F529BC" w:rsidRDefault="00F529BC">
            <w:pPr>
              <w:spacing w:before="40" w:after="40"/>
            </w:pPr>
            <w:r>
              <w:rPr>
                <w:color w:val="231F20"/>
                <w:sz w:val="20"/>
              </w:rPr>
              <w:t>Confidence rating</w:t>
            </w:r>
          </w:p>
        </w:tc>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76F729F9" w14:textId="77777777" w:rsidR="00F529BC" w:rsidRDefault="00F529BC">
            <w:pPr>
              <w:spacing w:before="40" w:after="40"/>
            </w:pPr>
            <w:r>
              <w:rPr>
                <w:color w:val="231F20"/>
                <w:sz w:val="20"/>
              </w:rPr>
              <w:t>None</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03122D45" w14:textId="77777777" w:rsidR="00F529BC" w:rsidRDefault="00F529BC">
            <w:pPr>
              <w:spacing w:before="40" w:after="40"/>
            </w:pPr>
            <w:r>
              <w:rPr>
                <w:color w:val="231F20"/>
                <w:sz w:val="20"/>
              </w:rPr>
              <w:t>FULL / PARTIAL / NO SUPPORT</w:t>
            </w:r>
          </w:p>
        </w:tc>
      </w:tr>
      <w:tr w:rsidR="00F529BC" w14:paraId="7D18B6A1"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4809FFAF" w14:textId="77777777" w:rsidR="00F529BC" w:rsidRDefault="00F529BC">
            <w:pPr>
              <w:spacing w:before="40" w:after="40"/>
            </w:pPr>
            <w:r>
              <w:rPr>
                <w:color w:val="231F20"/>
                <w:sz w:val="20"/>
              </w:rPr>
              <w:t>Enterprise governance</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42A2BA29" w14:textId="77777777" w:rsidR="00F529BC" w:rsidRDefault="00F529BC">
            <w:pPr>
              <w:spacing w:before="40" w:after="40"/>
            </w:pPr>
            <w:r>
              <w:rPr>
                <w:color w:val="231F20"/>
                <w:sz w:val="20"/>
              </w:rPr>
              <w:t>None</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77CC8BB6" w14:textId="77777777" w:rsidR="00F529BC" w:rsidRDefault="00F529BC">
            <w:pPr>
              <w:spacing w:before="40" w:after="40"/>
            </w:pPr>
            <w:r>
              <w:rPr>
                <w:color w:val="231F20"/>
                <w:sz w:val="20"/>
              </w:rPr>
              <w:t>Built-in — no data leaves GCP</w:t>
            </w:r>
          </w:p>
        </w:tc>
      </w:tr>
      <w:tr w:rsidR="00F529BC" w14:paraId="1A9F3A6B" w14:textId="77777777">
        <w:tc>
          <w:tcPr>
            <w:tcW w:w="2880" w:type="dxa"/>
            <w:tcBorders>
              <w:top w:val="single" w:sz="4" w:space="0" w:color="D0D0D0"/>
              <w:left w:val="single" w:sz="4" w:space="0" w:color="D0D0D0"/>
              <w:bottom w:val="single" w:sz="4" w:space="0" w:color="D0D0D0"/>
              <w:right w:val="single" w:sz="4" w:space="0" w:color="D0D0D0"/>
            </w:tcBorders>
            <w:shd w:val="clear" w:color="auto" w:fill="FFFFFF"/>
            <w:hideMark/>
          </w:tcPr>
          <w:p w14:paraId="382345E2" w14:textId="77777777" w:rsidR="00F529BC" w:rsidRDefault="00F529BC">
            <w:pPr>
              <w:spacing w:before="40" w:after="40"/>
            </w:pPr>
            <w:r>
              <w:rPr>
                <w:color w:val="231F20"/>
                <w:sz w:val="20"/>
              </w:rPr>
              <w:t>Conversation memory</w:t>
            </w:r>
          </w:p>
        </w:tc>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3C3CD1A2" w14:textId="77777777" w:rsidR="00F529BC" w:rsidRDefault="00F529BC">
            <w:pPr>
              <w:spacing w:before="40" w:after="40"/>
            </w:pPr>
            <w:r>
              <w:rPr>
                <w:color w:val="231F20"/>
                <w:sz w:val="20"/>
              </w:rPr>
              <w:t>Session-based</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0443083A" w14:textId="77777777" w:rsidR="00F529BC" w:rsidRDefault="00F529BC">
            <w:pPr>
              <w:spacing w:before="40" w:after="40"/>
            </w:pPr>
            <w:r>
              <w:rPr>
                <w:color w:val="231F20"/>
                <w:sz w:val="20"/>
              </w:rPr>
              <w:t>Multi-turn with context</w:t>
            </w:r>
          </w:p>
        </w:tc>
      </w:tr>
      <w:tr w:rsidR="00F529BC" w14:paraId="27A289D9" w14:textId="77777777">
        <w:tc>
          <w:tcPr>
            <w:tcW w:w="2880" w:type="dxa"/>
            <w:tcBorders>
              <w:top w:val="single" w:sz="4" w:space="0" w:color="D0D0D0"/>
              <w:left w:val="single" w:sz="4" w:space="0" w:color="D0D0D0"/>
              <w:bottom w:val="single" w:sz="4" w:space="0" w:color="D0D0D0"/>
              <w:right w:val="single" w:sz="4" w:space="0" w:color="D0D0D0"/>
            </w:tcBorders>
            <w:shd w:val="clear" w:color="auto" w:fill="E6F2F6"/>
            <w:hideMark/>
          </w:tcPr>
          <w:p w14:paraId="6990C7D3" w14:textId="77777777" w:rsidR="00F529BC" w:rsidRDefault="00F529BC">
            <w:pPr>
              <w:spacing w:before="40" w:after="40"/>
            </w:pPr>
            <w:r>
              <w:rPr>
                <w:color w:val="231F20"/>
                <w:sz w:val="20"/>
              </w:rPr>
              <w:t>Access channels</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724EE941" w14:textId="77777777" w:rsidR="00F529BC" w:rsidRDefault="00F529BC">
            <w:pPr>
              <w:spacing w:before="40" w:after="40"/>
            </w:pPr>
            <w:r>
              <w:rPr>
                <w:color w:val="231F20"/>
                <w:sz w:val="20"/>
              </w:rPr>
              <w:t>Web only</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58574944" w14:textId="77777777" w:rsidR="00F529BC" w:rsidRDefault="00F529BC">
            <w:pPr>
              <w:spacing w:before="40" w:after="40"/>
            </w:pPr>
            <w:r>
              <w:rPr>
                <w:color w:val="231F20"/>
                <w:sz w:val="20"/>
              </w:rPr>
              <w:t>Web UI + Slack bot</w:t>
            </w:r>
          </w:p>
        </w:tc>
      </w:tr>
    </w:tbl>
    <w:p w14:paraId="218F2300" w14:textId="77777777" w:rsidR="00F529BC" w:rsidRDefault="00F529BC" w:rsidP="00F529BC"/>
    <w:p w14:paraId="0B3E7053" w14:textId="77777777" w:rsidR="00F529BC" w:rsidRDefault="00F529BC" w:rsidP="00F529BC">
      <w:pPr>
        <w:spacing w:after="80"/>
      </w:pPr>
      <w:r>
        <w:rPr>
          <w:b/>
          <w:color w:val="005670"/>
          <w:sz w:val="24"/>
        </w:rPr>
        <w:t>Key Features Delivered</w:t>
      </w:r>
    </w:p>
    <w:p w14:paraId="7567D1E7" w14:textId="77777777" w:rsidR="00F529BC" w:rsidRDefault="00F529BC" w:rsidP="00F529BC">
      <w:pPr>
        <w:pStyle w:val="ListBullet"/>
        <w:tabs>
          <w:tab w:val="num" w:pos="360"/>
        </w:tabs>
        <w:spacing w:after="60"/>
        <w:ind w:left="360" w:hanging="360"/>
      </w:pPr>
      <w:r>
        <w:rPr>
          <w:color w:val="231F20"/>
          <w:sz w:val="21"/>
        </w:rPr>
        <w:t>Cited answers — every response includes numbered citations [1] linked to source documents</w:t>
      </w:r>
    </w:p>
    <w:p w14:paraId="2AEC7C23" w14:textId="77777777" w:rsidR="00F529BC" w:rsidRDefault="00F529BC" w:rsidP="00F529BC">
      <w:pPr>
        <w:pStyle w:val="ListBullet"/>
        <w:tabs>
          <w:tab w:val="num" w:pos="360"/>
        </w:tabs>
        <w:spacing w:after="60"/>
        <w:ind w:left="360" w:hanging="360"/>
      </w:pPr>
      <w:r>
        <w:rPr>
          <w:color w:val="231F20"/>
          <w:sz w:val="21"/>
        </w:rPr>
        <w:t>Confidence scoring — answers rated FULL SUPPORT, PARTIAL SUPPORT, or NO SUPPORT</w:t>
      </w:r>
    </w:p>
    <w:p w14:paraId="4D630FE0" w14:textId="77777777" w:rsidR="00F529BC" w:rsidRDefault="00F529BC" w:rsidP="00F529BC">
      <w:pPr>
        <w:pStyle w:val="ListBullet"/>
        <w:tabs>
          <w:tab w:val="num" w:pos="360"/>
        </w:tabs>
        <w:spacing w:after="60"/>
        <w:ind w:left="360" w:hanging="360"/>
      </w:pPr>
      <w:r>
        <w:rPr>
          <w:color w:val="231F20"/>
          <w:sz w:val="21"/>
        </w:rPr>
        <w:t>Multi-turn conversation — follow-up questions maintain full context (last 3 turns)</w:t>
      </w:r>
    </w:p>
    <w:p w14:paraId="6C64D0F3" w14:textId="77777777" w:rsidR="00F529BC" w:rsidRDefault="00F529BC" w:rsidP="00F529BC">
      <w:pPr>
        <w:pStyle w:val="ListBullet"/>
        <w:tabs>
          <w:tab w:val="num" w:pos="360"/>
        </w:tabs>
        <w:spacing w:after="60"/>
        <w:ind w:left="360" w:hanging="360"/>
      </w:pPr>
      <w:r>
        <w:rPr>
          <w:color w:val="231F20"/>
          <w:sz w:val="21"/>
        </w:rPr>
        <w:t>Suggested follow-ups — AI proactively suggests 3 related questions after each answer</w:t>
      </w:r>
    </w:p>
    <w:p w14:paraId="72B0EC8A" w14:textId="77777777" w:rsidR="00F529BC" w:rsidRDefault="00F529BC" w:rsidP="00F529BC">
      <w:pPr>
        <w:pStyle w:val="ListBullet"/>
        <w:tabs>
          <w:tab w:val="num" w:pos="360"/>
        </w:tabs>
        <w:spacing w:after="60"/>
        <w:ind w:left="360" w:hanging="360"/>
      </w:pPr>
      <w:r>
        <w:rPr>
          <w:color w:val="231F20"/>
          <w:sz w:val="21"/>
        </w:rPr>
        <w:t>Thumbs up / down feedback — per-answer helpfulness rating</w:t>
      </w:r>
    </w:p>
    <w:p w14:paraId="086F6A7D" w14:textId="77777777" w:rsidR="00F529BC" w:rsidRDefault="00F529BC" w:rsidP="00F529BC">
      <w:pPr>
        <w:pStyle w:val="ListBullet"/>
        <w:tabs>
          <w:tab w:val="num" w:pos="360"/>
        </w:tabs>
        <w:spacing w:after="60"/>
        <w:ind w:left="360" w:hanging="360"/>
      </w:pPr>
      <w:r>
        <w:rPr>
          <w:color w:val="231F20"/>
          <w:sz w:val="21"/>
        </w:rPr>
        <w:t>Session analytics — real-time dashboard: confidence breakdown, satisfaction rate, top referenced documents</w:t>
      </w:r>
    </w:p>
    <w:p w14:paraId="3554F6BB" w14:textId="77777777" w:rsidR="00F529BC" w:rsidRDefault="00F529BC" w:rsidP="00F529BC">
      <w:pPr>
        <w:pStyle w:val="ListBullet"/>
        <w:tabs>
          <w:tab w:val="num" w:pos="360"/>
        </w:tabs>
        <w:spacing w:after="60"/>
        <w:ind w:left="360" w:hanging="360"/>
      </w:pPr>
      <w:r>
        <w:rPr>
          <w:color w:val="231F20"/>
          <w:sz w:val="21"/>
        </w:rPr>
        <w:t xml:space="preserve">Slack bot </w:t>
      </w:r>
      <w:proofErr w:type="gramStart"/>
      <w:r>
        <w:rPr>
          <w:color w:val="231F20"/>
          <w:sz w:val="21"/>
        </w:rPr>
        <w:t>integration — /</w:t>
      </w:r>
      <w:proofErr w:type="gramEnd"/>
      <w:r>
        <w:rPr>
          <w:color w:val="231F20"/>
          <w:sz w:val="21"/>
        </w:rPr>
        <w:t>ask slash command works in any Slack channel</w:t>
      </w:r>
    </w:p>
    <w:p w14:paraId="178A3C0D" w14:textId="77777777" w:rsidR="00F529BC" w:rsidRDefault="00F529BC" w:rsidP="00F529BC">
      <w:pPr>
        <w:pStyle w:val="ListBullet"/>
        <w:tabs>
          <w:tab w:val="num" w:pos="360"/>
        </w:tabs>
        <w:spacing w:after="60"/>
        <w:ind w:left="360" w:hanging="360"/>
      </w:pPr>
      <w:r>
        <w:rPr>
          <w:color w:val="231F20"/>
          <w:sz w:val="21"/>
        </w:rPr>
        <w:t xml:space="preserve">Stewart-branded UI — full enterprise design with official branding, </w:t>
      </w:r>
      <w:proofErr w:type="spellStart"/>
      <w:r>
        <w:rPr>
          <w:color w:val="231F20"/>
          <w:sz w:val="21"/>
        </w:rPr>
        <w:t>colours</w:t>
      </w:r>
      <w:proofErr w:type="spellEnd"/>
      <w:r>
        <w:rPr>
          <w:color w:val="231F20"/>
          <w:sz w:val="21"/>
        </w:rPr>
        <w:t>, and logo</w:t>
      </w:r>
    </w:p>
    <w:p w14:paraId="2D2E8994" w14:textId="77777777" w:rsidR="00F529BC" w:rsidRDefault="00F529BC" w:rsidP="00F529BC">
      <w:r>
        <w:rPr>
          <w:rFonts w:ascii="Times New Roman" w:hAnsi="Times New Roman" w:cs="Times New Roman"/>
          <w:sz w:val="24"/>
          <w:szCs w:val="24"/>
        </w:rPr>
        <w:br w:type="page"/>
      </w:r>
    </w:p>
    <w:p w14:paraId="6D60B7D9" w14:textId="77777777" w:rsidR="00F529BC" w:rsidRDefault="00F529BC" w:rsidP="00F529BC"/>
    <w:p w14:paraId="3279EBCE" w14:textId="34575721" w:rsidR="00F529BC" w:rsidRPr="00F529BC" w:rsidRDefault="00F529BC" w:rsidP="00F529BC">
      <w:pPr>
        <w:keepNext/>
        <w:keepLines/>
        <w:spacing w:before="160" w:after="80" w:line="278" w:lineRule="auto"/>
        <w:outlineLvl w:val="1"/>
        <w:rPr>
          <w:rFonts w:ascii="Aptos Display" w:eastAsia="Times New Roman" w:hAnsi="Aptos Display" w:cs="Times New Roman"/>
          <w:color w:val="0F4761"/>
          <w:sz w:val="32"/>
          <w:szCs w:val="32"/>
        </w:rPr>
      </w:pPr>
      <w:bookmarkStart w:id="3" w:name="_Toc225603276"/>
      <w:r w:rsidRPr="00F529BC">
        <w:rPr>
          <w:rFonts w:ascii="Aptos Display" w:eastAsia="Times New Roman" w:hAnsi="Aptos Display" w:cs="Times New Roman"/>
          <w:color w:val="0F4761"/>
          <w:sz w:val="32"/>
          <w:szCs w:val="32"/>
        </w:rPr>
        <w:t>3</w:t>
      </w:r>
      <w:r w:rsidR="00392884" w:rsidRPr="00F529BC">
        <w:rPr>
          <w:rFonts w:ascii="Aptos Display" w:eastAsia="Times New Roman" w:hAnsi="Aptos Display" w:cs="Times New Roman"/>
          <w:color w:val="0F4761"/>
          <w:sz w:val="32"/>
          <w:szCs w:val="32"/>
        </w:rPr>
        <w:t>. Architecture</w:t>
      </w:r>
      <w:r w:rsidRPr="00F529BC">
        <w:rPr>
          <w:rFonts w:ascii="Aptos Display" w:eastAsia="Times New Roman" w:hAnsi="Aptos Display" w:cs="Times New Roman"/>
          <w:color w:val="0F4761"/>
          <w:sz w:val="32"/>
          <w:szCs w:val="32"/>
        </w:rPr>
        <w:t xml:space="preserve"> Design</w:t>
      </w:r>
      <w:bookmarkEnd w:id="3"/>
    </w:p>
    <w:p w14:paraId="0A580DF0" w14:textId="77777777" w:rsidR="00F529BC" w:rsidRDefault="00F529BC" w:rsidP="00F529BC">
      <w:pPr>
        <w:pBdr>
          <w:bottom w:val="single" w:sz="6" w:space="0" w:color="9B1B30"/>
        </w:pBdr>
      </w:pPr>
    </w:p>
    <w:p w14:paraId="6F1B6A54" w14:textId="77777777" w:rsidR="00F529BC" w:rsidRDefault="00F529BC" w:rsidP="00F529BC">
      <w:pPr>
        <w:spacing w:after="80"/>
      </w:pPr>
      <w:r>
        <w:rPr>
          <w:b/>
          <w:color w:val="005670"/>
          <w:sz w:val="24"/>
        </w:rPr>
        <w:t>Technology Stack</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158"/>
        <w:gridCol w:w="3596"/>
        <w:gridCol w:w="3596"/>
      </w:tblGrid>
      <w:tr w:rsidR="00F529BC" w14:paraId="513B5C38" w14:textId="77777777">
        <w:tc>
          <w:tcPr>
            <w:tcW w:w="2160" w:type="dxa"/>
            <w:tcBorders>
              <w:top w:val="single" w:sz="4" w:space="0" w:color="D0D0D0"/>
              <w:left w:val="single" w:sz="4" w:space="0" w:color="D0D0D0"/>
              <w:bottom w:val="single" w:sz="4" w:space="0" w:color="D0D0D0"/>
              <w:right w:val="single" w:sz="4" w:space="0" w:color="D0D0D0"/>
            </w:tcBorders>
            <w:shd w:val="clear" w:color="auto" w:fill="005670"/>
            <w:hideMark/>
          </w:tcPr>
          <w:p w14:paraId="09CB16EC" w14:textId="77777777" w:rsidR="00F529BC" w:rsidRDefault="00F529BC">
            <w:pPr>
              <w:spacing w:before="60" w:after="60"/>
            </w:pPr>
            <w:r>
              <w:rPr>
                <w:b/>
                <w:color w:val="FFFFFF"/>
                <w:sz w:val="20"/>
              </w:rPr>
              <w:t>Layer</w:t>
            </w:r>
          </w:p>
        </w:tc>
        <w:tc>
          <w:tcPr>
            <w:tcW w:w="3600" w:type="dxa"/>
            <w:tcBorders>
              <w:top w:val="single" w:sz="4" w:space="0" w:color="D0D0D0"/>
              <w:left w:val="single" w:sz="4" w:space="0" w:color="D0D0D0"/>
              <w:bottom w:val="single" w:sz="4" w:space="0" w:color="D0D0D0"/>
              <w:right w:val="single" w:sz="4" w:space="0" w:color="D0D0D0"/>
            </w:tcBorders>
            <w:shd w:val="clear" w:color="auto" w:fill="005670"/>
            <w:hideMark/>
          </w:tcPr>
          <w:p w14:paraId="4F3B1FB2" w14:textId="77777777" w:rsidR="00F529BC" w:rsidRDefault="00F529BC">
            <w:pPr>
              <w:spacing w:before="60" w:after="60"/>
            </w:pPr>
            <w:r>
              <w:rPr>
                <w:b/>
                <w:color w:val="FFFFFF"/>
                <w:sz w:val="20"/>
              </w:rPr>
              <w:t>Technology</w:t>
            </w:r>
          </w:p>
        </w:tc>
        <w:tc>
          <w:tcPr>
            <w:tcW w:w="3600" w:type="dxa"/>
            <w:tcBorders>
              <w:top w:val="single" w:sz="4" w:space="0" w:color="D0D0D0"/>
              <w:left w:val="single" w:sz="4" w:space="0" w:color="D0D0D0"/>
              <w:bottom w:val="single" w:sz="4" w:space="0" w:color="D0D0D0"/>
              <w:right w:val="single" w:sz="4" w:space="0" w:color="D0D0D0"/>
            </w:tcBorders>
            <w:shd w:val="clear" w:color="auto" w:fill="005670"/>
            <w:hideMark/>
          </w:tcPr>
          <w:p w14:paraId="2A3BBFD7" w14:textId="77777777" w:rsidR="00F529BC" w:rsidRDefault="00F529BC">
            <w:pPr>
              <w:spacing w:before="60" w:after="60"/>
            </w:pPr>
            <w:r>
              <w:rPr>
                <w:b/>
                <w:color w:val="FFFFFF"/>
                <w:sz w:val="20"/>
              </w:rPr>
              <w:t>Purpose</w:t>
            </w:r>
          </w:p>
        </w:tc>
      </w:tr>
      <w:tr w:rsidR="00F529BC" w14:paraId="19D9665F" w14:textId="77777777">
        <w:tc>
          <w:tcPr>
            <w:tcW w:w="2160" w:type="dxa"/>
            <w:tcBorders>
              <w:top w:val="single" w:sz="4" w:space="0" w:color="D0D0D0"/>
              <w:left w:val="single" w:sz="4" w:space="0" w:color="D0D0D0"/>
              <w:bottom w:val="single" w:sz="4" w:space="0" w:color="D0D0D0"/>
              <w:right w:val="single" w:sz="4" w:space="0" w:color="D0D0D0"/>
            </w:tcBorders>
            <w:shd w:val="clear" w:color="auto" w:fill="E6F2F6"/>
            <w:hideMark/>
          </w:tcPr>
          <w:p w14:paraId="6D4DA443" w14:textId="77777777" w:rsidR="00F529BC" w:rsidRDefault="00F529BC">
            <w:pPr>
              <w:spacing w:before="40" w:after="40"/>
            </w:pPr>
            <w:r>
              <w:rPr>
                <w:color w:val="231F20"/>
                <w:sz w:val="20"/>
              </w:rPr>
              <w:t>Frontend</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56A388F6" w14:textId="77777777" w:rsidR="00F529BC" w:rsidRDefault="00F529BC">
            <w:pPr>
              <w:spacing w:before="40" w:after="40"/>
            </w:pPr>
            <w:r>
              <w:rPr>
                <w:color w:val="231F20"/>
                <w:sz w:val="20"/>
              </w:rPr>
              <w:t xml:space="preserve">React 19 + Vite, hosted on </w:t>
            </w:r>
            <w:proofErr w:type="spellStart"/>
            <w:r>
              <w:rPr>
                <w:color w:val="231F20"/>
                <w:sz w:val="20"/>
              </w:rPr>
              <w:t>Vercel</w:t>
            </w:r>
            <w:proofErr w:type="spellEnd"/>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5ACA317D" w14:textId="77777777" w:rsidR="00F529BC" w:rsidRDefault="00F529BC">
            <w:pPr>
              <w:spacing w:before="40" w:after="40"/>
            </w:pPr>
            <w:r>
              <w:rPr>
                <w:color w:val="231F20"/>
                <w:sz w:val="20"/>
              </w:rPr>
              <w:t>Web UI — chat, analytics, branding</w:t>
            </w:r>
          </w:p>
        </w:tc>
      </w:tr>
      <w:tr w:rsidR="00F529BC" w14:paraId="05E38A3F" w14:textId="77777777">
        <w:tc>
          <w:tcPr>
            <w:tcW w:w="2160" w:type="dxa"/>
            <w:tcBorders>
              <w:top w:val="single" w:sz="4" w:space="0" w:color="D0D0D0"/>
              <w:left w:val="single" w:sz="4" w:space="0" w:color="D0D0D0"/>
              <w:bottom w:val="single" w:sz="4" w:space="0" w:color="D0D0D0"/>
              <w:right w:val="single" w:sz="4" w:space="0" w:color="D0D0D0"/>
            </w:tcBorders>
            <w:shd w:val="clear" w:color="auto" w:fill="FFFFFF"/>
            <w:hideMark/>
          </w:tcPr>
          <w:p w14:paraId="44391BCF" w14:textId="77777777" w:rsidR="00F529BC" w:rsidRDefault="00F529BC">
            <w:pPr>
              <w:spacing w:before="40" w:after="40"/>
            </w:pPr>
            <w:r>
              <w:rPr>
                <w:color w:val="231F20"/>
                <w:sz w:val="20"/>
              </w:rPr>
              <w:t>Backend</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5DECB11C" w14:textId="77777777" w:rsidR="00F529BC" w:rsidRDefault="00F529BC">
            <w:pPr>
              <w:spacing w:before="40" w:after="40"/>
            </w:pPr>
            <w:r>
              <w:rPr>
                <w:color w:val="231F20"/>
                <w:sz w:val="20"/>
              </w:rPr>
              <w:t xml:space="preserve">Python </w:t>
            </w:r>
            <w:proofErr w:type="spellStart"/>
            <w:r>
              <w:rPr>
                <w:color w:val="231F20"/>
                <w:sz w:val="20"/>
              </w:rPr>
              <w:t>FastAPI</w:t>
            </w:r>
            <w:proofErr w:type="spellEnd"/>
            <w:r>
              <w:rPr>
                <w:color w:val="231F20"/>
                <w:sz w:val="20"/>
              </w:rPr>
              <w:t xml:space="preserve"> on Google Cloud Run</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5C536200" w14:textId="77777777" w:rsidR="00F529BC" w:rsidRDefault="00F529BC">
            <w:pPr>
              <w:spacing w:before="40" w:after="40"/>
            </w:pPr>
            <w:r>
              <w:rPr>
                <w:color w:val="231F20"/>
                <w:sz w:val="20"/>
              </w:rPr>
              <w:t>REST API, RAG orchestration</w:t>
            </w:r>
          </w:p>
        </w:tc>
      </w:tr>
      <w:tr w:rsidR="00F529BC" w14:paraId="3EDCED8E" w14:textId="77777777">
        <w:tc>
          <w:tcPr>
            <w:tcW w:w="2160" w:type="dxa"/>
            <w:tcBorders>
              <w:top w:val="single" w:sz="4" w:space="0" w:color="D0D0D0"/>
              <w:left w:val="single" w:sz="4" w:space="0" w:color="D0D0D0"/>
              <w:bottom w:val="single" w:sz="4" w:space="0" w:color="D0D0D0"/>
              <w:right w:val="single" w:sz="4" w:space="0" w:color="D0D0D0"/>
            </w:tcBorders>
            <w:shd w:val="clear" w:color="auto" w:fill="E6F2F6"/>
            <w:hideMark/>
          </w:tcPr>
          <w:p w14:paraId="053B4A1D" w14:textId="77777777" w:rsidR="00F529BC" w:rsidRDefault="00F529BC">
            <w:pPr>
              <w:spacing w:before="40" w:after="40"/>
            </w:pPr>
            <w:r>
              <w:rPr>
                <w:color w:val="231F20"/>
                <w:sz w:val="20"/>
              </w:rPr>
              <w:t>AI Search</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4E96E8FD" w14:textId="77777777" w:rsidR="00F529BC" w:rsidRDefault="00F529BC">
            <w:pPr>
              <w:spacing w:before="40" w:after="40"/>
            </w:pPr>
            <w:r>
              <w:rPr>
                <w:color w:val="231F20"/>
                <w:sz w:val="20"/>
              </w:rPr>
              <w:t>Google Discovery Engine (Vertex AI)</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0E75236E" w14:textId="77777777" w:rsidR="00F529BC" w:rsidRDefault="00F529BC">
            <w:pPr>
              <w:spacing w:before="40" w:after="40"/>
            </w:pPr>
            <w:r>
              <w:rPr>
                <w:color w:val="231F20"/>
                <w:sz w:val="20"/>
              </w:rPr>
              <w:t>Semantic document search + retrieval</w:t>
            </w:r>
          </w:p>
        </w:tc>
      </w:tr>
      <w:tr w:rsidR="00F529BC" w14:paraId="4F136C30" w14:textId="77777777">
        <w:tc>
          <w:tcPr>
            <w:tcW w:w="2160" w:type="dxa"/>
            <w:tcBorders>
              <w:top w:val="single" w:sz="4" w:space="0" w:color="D0D0D0"/>
              <w:left w:val="single" w:sz="4" w:space="0" w:color="D0D0D0"/>
              <w:bottom w:val="single" w:sz="4" w:space="0" w:color="D0D0D0"/>
              <w:right w:val="single" w:sz="4" w:space="0" w:color="D0D0D0"/>
            </w:tcBorders>
            <w:shd w:val="clear" w:color="auto" w:fill="FFFFFF"/>
            <w:hideMark/>
          </w:tcPr>
          <w:p w14:paraId="3C923C13" w14:textId="77777777" w:rsidR="00F529BC" w:rsidRDefault="00F529BC">
            <w:pPr>
              <w:spacing w:before="40" w:after="40"/>
            </w:pPr>
            <w:r>
              <w:rPr>
                <w:color w:val="231F20"/>
                <w:sz w:val="20"/>
              </w:rPr>
              <w:t>AI Model</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5117766C" w14:textId="77777777" w:rsidR="00F529BC" w:rsidRDefault="00F529BC">
            <w:pPr>
              <w:spacing w:before="40" w:after="40"/>
            </w:pPr>
            <w:r>
              <w:rPr>
                <w:color w:val="231F20"/>
                <w:sz w:val="20"/>
              </w:rPr>
              <w:t>Gemini 2.5 Flash (Vertex AI)</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0C26FF0E" w14:textId="77777777" w:rsidR="00F529BC" w:rsidRDefault="00F529BC">
            <w:pPr>
              <w:spacing w:before="40" w:after="40"/>
            </w:pPr>
            <w:r>
              <w:rPr>
                <w:color w:val="231F20"/>
                <w:sz w:val="20"/>
              </w:rPr>
              <w:t>Answer synthesis + follow-up generation</w:t>
            </w:r>
          </w:p>
        </w:tc>
      </w:tr>
      <w:tr w:rsidR="00F529BC" w14:paraId="10CF77BC" w14:textId="77777777">
        <w:tc>
          <w:tcPr>
            <w:tcW w:w="2160" w:type="dxa"/>
            <w:tcBorders>
              <w:top w:val="single" w:sz="4" w:space="0" w:color="D0D0D0"/>
              <w:left w:val="single" w:sz="4" w:space="0" w:color="D0D0D0"/>
              <w:bottom w:val="single" w:sz="4" w:space="0" w:color="D0D0D0"/>
              <w:right w:val="single" w:sz="4" w:space="0" w:color="D0D0D0"/>
            </w:tcBorders>
            <w:shd w:val="clear" w:color="auto" w:fill="E6F2F6"/>
            <w:hideMark/>
          </w:tcPr>
          <w:p w14:paraId="372A5ECE" w14:textId="77777777" w:rsidR="00F529BC" w:rsidRDefault="00F529BC">
            <w:pPr>
              <w:spacing w:before="40" w:after="40"/>
            </w:pPr>
            <w:r>
              <w:rPr>
                <w:color w:val="231F20"/>
                <w:sz w:val="20"/>
              </w:rPr>
              <w:t>Embeddings</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6F83D7DB" w14:textId="77777777" w:rsidR="00F529BC" w:rsidRDefault="00F529BC">
            <w:pPr>
              <w:spacing w:before="40" w:after="40"/>
            </w:pPr>
            <w:r>
              <w:rPr>
                <w:color w:val="231F20"/>
                <w:sz w:val="20"/>
              </w:rPr>
              <w:t>text-embedding-004 (Vertex AI)</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2FFCD04A" w14:textId="77777777" w:rsidR="00F529BC" w:rsidRDefault="00F529BC">
            <w:pPr>
              <w:spacing w:before="40" w:after="40"/>
            </w:pPr>
            <w:r>
              <w:rPr>
                <w:color w:val="231F20"/>
                <w:sz w:val="20"/>
              </w:rPr>
              <w:t xml:space="preserve">Document </w:t>
            </w:r>
            <w:proofErr w:type="spellStart"/>
            <w:r>
              <w:rPr>
                <w:color w:val="231F20"/>
                <w:sz w:val="20"/>
              </w:rPr>
              <w:t>vectorisation</w:t>
            </w:r>
            <w:proofErr w:type="spellEnd"/>
            <w:r>
              <w:rPr>
                <w:color w:val="231F20"/>
                <w:sz w:val="20"/>
              </w:rPr>
              <w:t xml:space="preserve"> (offline)</w:t>
            </w:r>
          </w:p>
        </w:tc>
      </w:tr>
      <w:tr w:rsidR="00F529BC" w14:paraId="06C1F776" w14:textId="77777777">
        <w:tc>
          <w:tcPr>
            <w:tcW w:w="2160" w:type="dxa"/>
            <w:tcBorders>
              <w:top w:val="single" w:sz="4" w:space="0" w:color="D0D0D0"/>
              <w:left w:val="single" w:sz="4" w:space="0" w:color="D0D0D0"/>
              <w:bottom w:val="single" w:sz="4" w:space="0" w:color="D0D0D0"/>
              <w:right w:val="single" w:sz="4" w:space="0" w:color="D0D0D0"/>
            </w:tcBorders>
            <w:shd w:val="clear" w:color="auto" w:fill="FFFFFF"/>
            <w:hideMark/>
          </w:tcPr>
          <w:p w14:paraId="02311A67" w14:textId="77777777" w:rsidR="00F529BC" w:rsidRDefault="00F529BC">
            <w:pPr>
              <w:spacing w:before="40" w:after="40"/>
            </w:pPr>
            <w:r>
              <w:rPr>
                <w:color w:val="231F20"/>
                <w:sz w:val="20"/>
              </w:rPr>
              <w:t>Storage</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30CE9040" w14:textId="77777777" w:rsidR="00F529BC" w:rsidRDefault="00F529BC">
            <w:pPr>
              <w:spacing w:before="40" w:after="40"/>
            </w:pPr>
            <w:r>
              <w:rPr>
                <w:color w:val="231F20"/>
                <w:sz w:val="20"/>
              </w:rPr>
              <w:t>Google Cloud Storage</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7F80AEE1" w14:textId="77777777" w:rsidR="00F529BC" w:rsidRDefault="00F529BC">
            <w:pPr>
              <w:spacing w:before="40" w:after="40"/>
            </w:pPr>
            <w:r>
              <w:rPr>
                <w:color w:val="231F20"/>
                <w:sz w:val="20"/>
              </w:rPr>
              <w:t>Approved documents + embeddings</w:t>
            </w:r>
          </w:p>
        </w:tc>
      </w:tr>
      <w:tr w:rsidR="00F529BC" w14:paraId="4A66FFB8" w14:textId="77777777">
        <w:tc>
          <w:tcPr>
            <w:tcW w:w="2160" w:type="dxa"/>
            <w:tcBorders>
              <w:top w:val="single" w:sz="4" w:space="0" w:color="D0D0D0"/>
              <w:left w:val="single" w:sz="4" w:space="0" w:color="D0D0D0"/>
              <w:bottom w:val="single" w:sz="4" w:space="0" w:color="D0D0D0"/>
              <w:right w:val="single" w:sz="4" w:space="0" w:color="D0D0D0"/>
            </w:tcBorders>
            <w:shd w:val="clear" w:color="auto" w:fill="E6F2F6"/>
            <w:hideMark/>
          </w:tcPr>
          <w:p w14:paraId="5A3F17F2" w14:textId="77777777" w:rsidR="00F529BC" w:rsidRDefault="00F529BC">
            <w:pPr>
              <w:spacing w:before="40" w:after="40"/>
            </w:pPr>
            <w:r>
              <w:rPr>
                <w:color w:val="231F20"/>
                <w:sz w:val="20"/>
              </w:rPr>
              <w:t>Messaging</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418693F4" w14:textId="77777777" w:rsidR="00F529BC" w:rsidRDefault="00F529BC">
            <w:pPr>
              <w:spacing w:before="40" w:after="40"/>
            </w:pPr>
            <w:r>
              <w:rPr>
                <w:color w:val="231F20"/>
                <w:sz w:val="20"/>
              </w:rPr>
              <w:t>Slack API (slash commands)</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62E6C6D7" w14:textId="77777777" w:rsidR="00F529BC" w:rsidRDefault="00F529BC">
            <w:pPr>
              <w:spacing w:before="40" w:after="40"/>
            </w:pPr>
            <w:r>
              <w:rPr>
                <w:color w:val="231F20"/>
                <w:sz w:val="20"/>
              </w:rPr>
              <w:t>Bot integration for /ask</w:t>
            </w:r>
          </w:p>
        </w:tc>
      </w:tr>
    </w:tbl>
    <w:p w14:paraId="6C6D18F9" w14:textId="77777777" w:rsidR="00F529BC" w:rsidRDefault="00F529BC" w:rsidP="00F529BC"/>
    <w:p w14:paraId="3063EE36" w14:textId="77777777" w:rsidR="00F529BC" w:rsidRDefault="00F529BC" w:rsidP="00F529BC">
      <w:pPr>
        <w:spacing w:after="80"/>
      </w:pPr>
      <w:r>
        <w:rPr>
          <w:b/>
          <w:color w:val="005670"/>
          <w:sz w:val="24"/>
        </w:rPr>
        <w:t>Google Cloud Services Used</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596"/>
        <w:gridCol w:w="5754"/>
      </w:tblGrid>
      <w:tr w:rsidR="00F529BC" w14:paraId="4E82AB1B" w14:textId="77777777">
        <w:tc>
          <w:tcPr>
            <w:tcW w:w="3600" w:type="dxa"/>
            <w:tcBorders>
              <w:top w:val="single" w:sz="4" w:space="0" w:color="D0D0D0"/>
              <w:left w:val="single" w:sz="4" w:space="0" w:color="D0D0D0"/>
              <w:bottom w:val="single" w:sz="4" w:space="0" w:color="D0D0D0"/>
              <w:right w:val="single" w:sz="4" w:space="0" w:color="D0D0D0"/>
            </w:tcBorders>
            <w:shd w:val="clear" w:color="auto" w:fill="005670"/>
            <w:hideMark/>
          </w:tcPr>
          <w:p w14:paraId="04B65ADF" w14:textId="77777777" w:rsidR="00F529BC" w:rsidRDefault="00F529BC">
            <w:pPr>
              <w:spacing w:before="60" w:after="60"/>
            </w:pPr>
            <w:r>
              <w:rPr>
                <w:b/>
                <w:color w:val="FFFFFF"/>
                <w:sz w:val="20"/>
              </w:rPr>
              <w:t>GCP Service</w:t>
            </w:r>
          </w:p>
        </w:tc>
        <w:tc>
          <w:tcPr>
            <w:tcW w:w="5760" w:type="dxa"/>
            <w:tcBorders>
              <w:top w:val="single" w:sz="4" w:space="0" w:color="D0D0D0"/>
              <w:left w:val="single" w:sz="4" w:space="0" w:color="D0D0D0"/>
              <w:bottom w:val="single" w:sz="4" w:space="0" w:color="D0D0D0"/>
              <w:right w:val="single" w:sz="4" w:space="0" w:color="D0D0D0"/>
            </w:tcBorders>
            <w:shd w:val="clear" w:color="auto" w:fill="005670"/>
            <w:hideMark/>
          </w:tcPr>
          <w:p w14:paraId="62C8DAE7" w14:textId="77777777" w:rsidR="00F529BC" w:rsidRDefault="00F529BC">
            <w:pPr>
              <w:spacing w:before="60" w:after="60"/>
            </w:pPr>
            <w:r>
              <w:rPr>
                <w:b/>
                <w:color w:val="FFFFFF"/>
                <w:sz w:val="20"/>
              </w:rPr>
              <w:t>Role in the System</w:t>
            </w:r>
          </w:p>
        </w:tc>
      </w:tr>
      <w:tr w:rsidR="00F529BC" w14:paraId="319DC00A" w14:textId="77777777">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05EB06D3" w14:textId="77777777" w:rsidR="00F529BC" w:rsidRDefault="00F529BC">
            <w:pPr>
              <w:spacing w:before="40" w:after="40"/>
            </w:pPr>
            <w:r>
              <w:rPr>
                <w:color w:val="231F20"/>
                <w:sz w:val="20"/>
              </w:rPr>
              <w:t>Vertex AI — Gemini 2.5 Flash</w:t>
            </w:r>
          </w:p>
        </w:tc>
        <w:tc>
          <w:tcPr>
            <w:tcW w:w="5760" w:type="dxa"/>
            <w:tcBorders>
              <w:top w:val="single" w:sz="4" w:space="0" w:color="D0D0D0"/>
              <w:left w:val="single" w:sz="4" w:space="0" w:color="D0D0D0"/>
              <w:bottom w:val="single" w:sz="4" w:space="0" w:color="D0D0D0"/>
              <w:right w:val="single" w:sz="4" w:space="0" w:color="D0D0D0"/>
            </w:tcBorders>
            <w:shd w:val="clear" w:color="auto" w:fill="E6F2F6"/>
            <w:hideMark/>
          </w:tcPr>
          <w:p w14:paraId="2471823A" w14:textId="77777777" w:rsidR="00F529BC" w:rsidRDefault="00F529BC">
            <w:pPr>
              <w:spacing w:before="40" w:after="40"/>
            </w:pPr>
            <w:r>
              <w:rPr>
                <w:color w:val="231F20"/>
                <w:sz w:val="20"/>
              </w:rPr>
              <w:t>Generates grounded answers from retrieved document context</w:t>
            </w:r>
          </w:p>
        </w:tc>
      </w:tr>
      <w:tr w:rsidR="00F529BC" w14:paraId="71C2BEF8" w14:textId="77777777">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0BDD18BA" w14:textId="77777777" w:rsidR="00F529BC" w:rsidRDefault="00F529BC">
            <w:pPr>
              <w:spacing w:before="40" w:after="40"/>
            </w:pPr>
            <w:r>
              <w:rPr>
                <w:color w:val="231F20"/>
                <w:sz w:val="20"/>
              </w:rPr>
              <w:t>Vertex AI — Discovery Engine</w:t>
            </w:r>
          </w:p>
        </w:tc>
        <w:tc>
          <w:tcPr>
            <w:tcW w:w="5760" w:type="dxa"/>
            <w:tcBorders>
              <w:top w:val="single" w:sz="4" w:space="0" w:color="D0D0D0"/>
              <w:left w:val="single" w:sz="4" w:space="0" w:color="D0D0D0"/>
              <w:bottom w:val="single" w:sz="4" w:space="0" w:color="D0D0D0"/>
              <w:right w:val="single" w:sz="4" w:space="0" w:color="D0D0D0"/>
            </w:tcBorders>
            <w:shd w:val="clear" w:color="auto" w:fill="FFFFFF"/>
            <w:hideMark/>
          </w:tcPr>
          <w:p w14:paraId="3C0A49EC" w14:textId="77777777" w:rsidR="00F529BC" w:rsidRDefault="00F529BC">
            <w:pPr>
              <w:spacing w:before="40" w:after="40"/>
            </w:pPr>
            <w:r>
              <w:rPr>
                <w:color w:val="231F20"/>
                <w:sz w:val="20"/>
              </w:rPr>
              <w:t xml:space="preserve">Indexes documents and </w:t>
            </w:r>
            <w:proofErr w:type="gramStart"/>
            <w:r>
              <w:rPr>
                <w:color w:val="231F20"/>
                <w:sz w:val="20"/>
              </w:rPr>
              <w:t>performs</w:t>
            </w:r>
            <w:proofErr w:type="gramEnd"/>
            <w:r>
              <w:rPr>
                <w:color w:val="231F20"/>
                <w:sz w:val="20"/>
              </w:rPr>
              <w:t xml:space="preserve"> semantic search at query time</w:t>
            </w:r>
          </w:p>
        </w:tc>
      </w:tr>
      <w:tr w:rsidR="00F529BC" w14:paraId="6D0688B3" w14:textId="77777777">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572520EF" w14:textId="77777777" w:rsidR="00F529BC" w:rsidRDefault="00F529BC">
            <w:pPr>
              <w:spacing w:before="40" w:after="40"/>
            </w:pPr>
            <w:r>
              <w:rPr>
                <w:color w:val="231F20"/>
                <w:sz w:val="20"/>
              </w:rPr>
              <w:t>Vertex AI — text-embedding-004</w:t>
            </w:r>
          </w:p>
        </w:tc>
        <w:tc>
          <w:tcPr>
            <w:tcW w:w="5760" w:type="dxa"/>
            <w:tcBorders>
              <w:top w:val="single" w:sz="4" w:space="0" w:color="D0D0D0"/>
              <w:left w:val="single" w:sz="4" w:space="0" w:color="D0D0D0"/>
              <w:bottom w:val="single" w:sz="4" w:space="0" w:color="D0D0D0"/>
              <w:right w:val="single" w:sz="4" w:space="0" w:color="D0D0D0"/>
            </w:tcBorders>
            <w:shd w:val="clear" w:color="auto" w:fill="E6F2F6"/>
            <w:hideMark/>
          </w:tcPr>
          <w:p w14:paraId="466D5FF1" w14:textId="77777777" w:rsidR="00F529BC" w:rsidRDefault="00F529BC">
            <w:pPr>
              <w:spacing w:before="40" w:after="40"/>
            </w:pPr>
            <w:r>
              <w:rPr>
                <w:color w:val="231F20"/>
                <w:sz w:val="20"/>
              </w:rPr>
              <w:t>Converts document chunks to vectors for semantic indexing</w:t>
            </w:r>
          </w:p>
        </w:tc>
      </w:tr>
      <w:tr w:rsidR="00F529BC" w14:paraId="0D4A7628" w14:textId="77777777">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2EB7274D" w14:textId="77777777" w:rsidR="00F529BC" w:rsidRDefault="00F529BC">
            <w:pPr>
              <w:spacing w:before="40" w:after="40"/>
            </w:pPr>
            <w:r>
              <w:rPr>
                <w:color w:val="231F20"/>
                <w:sz w:val="20"/>
              </w:rPr>
              <w:t>Cloud Run</w:t>
            </w:r>
          </w:p>
        </w:tc>
        <w:tc>
          <w:tcPr>
            <w:tcW w:w="5760" w:type="dxa"/>
            <w:tcBorders>
              <w:top w:val="single" w:sz="4" w:space="0" w:color="D0D0D0"/>
              <w:left w:val="single" w:sz="4" w:space="0" w:color="D0D0D0"/>
              <w:bottom w:val="single" w:sz="4" w:space="0" w:color="D0D0D0"/>
              <w:right w:val="single" w:sz="4" w:space="0" w:color="D0D0D0"/>
            </w:tcBorders>
            <w:shd w:val="clear" w:color="auto" w:fill="FFFFFF"/>
            <w:hideMark/>
          </w:tcPr>
          <w:p w14:paraId="436B7A95" w14:textId="77777777" w:rsidR="00F529BC" w:rsidRDefault="00F529BC">
            <w:pPr>
              <w:spacing w:before="40" w:after="40"/>
            </w:pPr>
            <w:r>
              <w:rPr>
                <w:color w:val="231F20"/>
                <w:sz w:val="20"/>
              </w:rPr>
              <w:t xml:space="preserve">Hosts </w:t>
            </w:r>
            <w:proofErr w:type="spellStart"/>
            <w:r>
              <w:rPr>
                <w:color w:val="231F20"/>
                <w:sz w:val="20"/>
              </w:rPr>
              <w:t>FastAPI</w:t>
            </w:r>
            <w:proofErr w:type="spellEnd"/>
            <w:r>
              <w:rPr>
                <w:color w:val="231F20"/>
                <w:sz w:val="20"/>
              </w:rPr>
              <w:t xml:space="preserve"> backend as a serverless, auto-scaling container</w:t>
            </w:r>
          </w:p>
        </w:tc>
      </w:tr>
      <w:tr w:rsidR="00F529BC" w14:paraId="35F67108" w14:textId="77777777">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7CA38FB4" w14:textId="77777777" w:rsidR="00F529BC" w:rsidRDefault="00F529BC">
            <w:pPr>
              <w:spacing w:before="40" w:after="40"/>
            </w:pPr>
            <w:r>
              <w:rPr>
                <w:color w:val="231F20"/>
                <w:sz w:val="20"/>
              </w:rPr>
              <w:t>Cloud Storage (GCS)</w:t>
            </w:r>
          </w:p>
        </w:tc>
        <w:tc>
          <w:tcPr>
            <w:tcW w:w="5760" w:type="dxa"/>
            <w:tcBorders>
              <w:top w:val="single" w:sz="4" w:space="0" w:color="D0D0D0"/>
              <w:left w:val="single" w:sz="4" w:space="0" w:color="D0D0D0"/>
              <w:bottom w:val="single" w:sz="4" w:space="0" w:color="D0D0D0"/>
              <w:right w:val="single" w:sz="4" w:space="0" w:color="D0D0D0"/>
            </w:tcBorders>
            <w:shd w:val="clear" w:color="auto" w:fill="E6F2F6"/>
            <w:hideMark/>
          </w:tcPr>
          <w:p w14:paraId="29CCEEEB" w14:textId="77777777" w:rsidR="00F529BC" w:rsidRDefault="00F529BC">
            <w:pPr>
              <w:spacing w:before="40" w:after="40"/>
            </w:pPr>
            <w:r>
              <w:rPr>
                <w:color w:val="231F20"/>
                <w:sz w:val="20"/>
              </w:rPr>
              <w:t>Stores approved documents and generated embeddings</w:t>
            </w:r>
          </w:p>
        </w:tc>
      </w:tr>
      <w:tr w:rsidR="00F529BC" w14:paraId="26E553A3" w14:textId="77777777">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4A5B1A92" w14:textId="77777777" w:rsidR="00F529BC" w:rsidRDefault="00F529BC">
            <w:pPr>
              <w:spacing w:before="40" w:after="40"/>
            </w:pPr>
            <w:r>
              <w:rPr>
                <w:color w:val="231F20"/>
                <w:sz w:val="20"/>
              </w:rPr>
              <w:t>Cloud Build</w:t>
            </w:r>
          </w:p>
        </w:tc>
        <w:tc>
          <w:tcPr>
            <w:tcW w:w="5760" w:type="dxa"/>
            <w:tcBorders>
              <w:top w:val="single" w:sz="4" w:space="0" w:color="D0D0D0"/>
              <w:left w:val="single" w:sz="4" w:space="0" w:color="D0D0D0"/>
              <w:bottom w:val="single" w:sz="4" w:space="0" w:color="D0D0D0"/>
              <w:right w:val="single" w:sz="4" w:space="0" w:color="D0D0D0"/>
            </w:tcBorders>
            <w:shd w:val="clear" w:color="auto" w:fill="FFFFFF"/>
            <w:hideMark/>
          </w:tcPr>
          <w:p w14:paraId="241724A3" w14:textId="77777777" w:rsidR="00F529BC" w:rsidRDefault="00F529BC">
            <w:pPr>
              <w:spacing w:before="40" w:after="40"/>
            </w:pPr>
            <w:proofErr w:type="gramStart"/>
            <w:r>
              <w:rPr>
                <w:color w:val="231F20"/>
                <w:sz w:val="20"/>
              </w:rPr>
              <w:t>Builds</w:t>
            </w:r>
            <w:proofErr w:type="gramEnd"/>
            <w:r>
              <w:rPr>
                <w:color w:val="231F20"/>
                <w:sz w:val="20"/>
              </w:rPr>
              <w:t xml:space="preserve"> Docker container images on every deployment</w:t>
            </w:r>
          </w:p>
        </w:tc>
      </w:tr>
      <w:tr w:rsidR="00F529BC" w14:paraId="35D1EECD" w14:textId="77777777">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46C66690" w14:textId="77777777" w:rsidR="00F529BC" w:rsidRDefault="00F529BC">
            <w:pPr>
              <w:spacing w:before="40" w:after="40"/>
            </w:pPr>
            <w:r>
              <w:rPr>
                <w:color w:val="231F20"/>
                <w:sz w:val="20"/>
              </w:rPr>
              <w:t>Artifact Registry</w:t>
            </w:r>
          </w:p>
        </w:tc>
        <w:tc>
          <w:tcPr>
            <w:tcW w:w="5760" w:type="dxa"/>
            <w:tcBorders>
              <w:top w:val="single" w:sz="4" w:space="0" w:color="D0D0D0"/>
              <w:left w:val="single" w:sz="4" w:space="0" w:color="D0D0D0"/>
              <w:bottom w:val="single" w:sz="4" w:space="0" w:color="D0D0D0"/>
              <w:right w:val="single" w:sz="4" w:space="0" w:color="D0D0D0"/>
            </w:tcBorders>
            <w:shd w:val="clear" w:color="auto" w:fill="E6F2F6"/>
            <w:hideMark/>
          </w:tcPr>
          <w:p w14:paraId="44596DB1" w14:textId="77777777" w:rsidR="00F529BC" w:rsidRDefault="00F529BC">
            <w:pPr>
              <w:spacing w:before="40" w:after="40"/>
            </w:pPr>
            <w:r>
              <w:rPr>
                <w:color w:val="231F20"/>
                <w:sz w:val="20"/>
              </w:rPr>
              <w:t>Stores built container images for Cloud Run</w:t>
            </w:r>
          </w:p>
        </w:tc>
      </w:tr>
      <w:tr w:rsidR="00F529BC" w14:paraId="2F73FD53" w14:textId="77777777">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51C2FD99" w14:textId="77777777" w:rsidR="00F529BC" w:rsidRDefault="00F529BC">
            <w:pPr>
              <w:spacing w:before="40" w:after="40"/>
            </w:pPr>
            <w:r>
              <w:rPr>
                <w:color w:val="231F20"/>
                <w:sz w:val="20"/>
              </w:rPr>
              <w:t>Cloud IAM</w:t>
            </w:r>
          </w:p>
        </w:tc>
        <w:tc>
          <w:tcPr>
            <w:tcW w:w="5760" w:type="dxa"/>
            <w:tcBorders>
              <w:top w:val="single" w:sz="4" w:space="0" w:color="D0D0D0"/>
              <w:left w:val="single" w:sz="4" w:space="0" w:color="D0D0D0"/>
              <w:bottom w:val="single" w:sz="4" w:space="0" w:color="D0D0D0"/>
              <w:right w:val="single" w:sz="4" w:space="0" w:color="D0D0D0"/>
            </w:tcBorders>
            <w:shd w:val="clear" w:color="auto" w:fill="FFFFFF"/>
            <w:hideMark/>
          </w:tcPr>
          <w:p w14:paraId="4087A93A" w14:textId="77777777" w:rsidR="00F529BC" w:rsidRDefault="00F529BC">
            <w:pPr>
              <w:spacing w:before="40" w:after="40"/>
            </w:pPr>
            <w:r>
              <w:rPr>
                <w:color w:val="231F20"/>
                <w:sz w:val="20"/>
              </w:rPr>
              <w:t>Controls service-to-service authentication and permissions</w:t>
            </w:r>
          </w:p>
        </w:tc>
      </w:tr>
    </w:tbl>
    <w:p w14:paraId="0FCA182C" w14:textId="77777777" w:rsidR="00F529BC" w:rsidRDefault="00F529BC" w:rsidP="00F529BC"/>
    <w:p w14:paraId="570DFA3E" w14:textId="77777777" w:rsidR="00F529BC" w:rsidRDefault="00F529BC" w:rsidP="00F529BC">
      <w:pPr>
        <w:spacing w:after="80"/>
      </w:pPr>
      <w:r>
        <w:rPr>
          <w:b/>
          <w:color w:val="005670"/>
          <w:sz w:val="24"/>
        </w:rPr>
        <w:t>RAG Pipeline — How Answers Are Generated</w:t>
      </w:r>
    </w:p>
    <w:p w14:paraId="4E460772" w14:textId="77777777" w:rsidR="00F529BC" w:rsidRDefault="00F529BC" w:rsidP="00F529BC">
      <w:pPr>
        <w:shd w:val="clear" w:color="auto" w:fill="F0F4F5"/>
        <w:spacing w:after="0"/>
        <w:ind w:left="432"/>
      </w:pPr>
      <w:r>
        <w:rPr>
          <w:rFonts w:ascii="Courier New" w:hAnsi="Courier New"/>
          <w:color w:val="003D50"/>
          <w:sz w:val="18"/>
        </w:rPr>
        <w:t>User Question</w:t>
      </w:r>
    </w:p>
    <w:p w14:paraId="6F9881F8" w14:textId="77777777" w:rsidR="00F529BC" w:rsidRDefault="00F529BC" w:rsidP="00F529BC">
      <w:pPr>
        <w:shd w:val="clear" w:color="auto" w:fill="F0F4F5"/>
        <w:spacing w:after="0"/>
        <w:ind w:left="432"/>
      </w:pPr>
      <w:r>
        <w:rPr>
          <w:rFonts w:ascii="Courier New" w:hAnsi="Courier New"/>
          <w:color w:val="003D50"/>
          <w:sz w:val="18"/>
        </w:rPr>
        <w:t xml:space="preserve">    |</w:t>
      </w:r>
    </w:p>
    <w:p w14:paraId="48BEF3F7" w14:textId="77777777" w:rsidR="00F529BC" w:rsidRDefault="00F529BC" w:rsidP="00F529BC">
      <w:pPr>
        <w:shd w:val="clear" w:color="auto" w:fill="F0F4F5"/>
        <w:spacing w:after="0"/>
        <w:ind w:left="432"/>
      </w:pPr>
      <w:r>
        <w:rPr>
          <w:rFonts w:ascii="Courier New" w:hAnsi="Courier New"/>
          <w:color w:val="003D50"/>
          <w:sz w:val="18"/>
        </w:rPr>
        <w:t xml:space="preserve">    v</w:t>
      </w:r>
    </w:p>
    <w:p w14:paraId="60A221B8" w14:textId="77777777" w:rsidR="00F529BC" w:rsidRDefault="00F529BC" w:rsidP="00F529BC">
      <w:pPr>
        <w:shd w:val="clear" w:color="auto" w:fill="F0F4F5"/>
        <w:spacing w:after="0"/>
        <w:ind w:left="432"/>
      </w:pPr>
      <w:r>
        <w:rPr>
          <w:rFonts w:ascii="Courier New" w:hAnsi="Courier New"/>
          <w:color w:val="003D50"/>
          <w:sz w:val="18"/>
        </w:rPr>
        <w:t>Discovery Engine searches indexed documents</w:t>
      </w:r>
    </w:p>
    <w:p w14:paraId="46F48BA0" w14:textId="77777777" w:rsidR="00F529BC" w:rsidRDefault="00F529BC" w:rsidP="00F529BC">
      <w:pPr>
        <w:shd w:val="clear" w:color="auto" w:fill="F0F4F5"/>
        <w:spacing w:after="0"/>
        <w:ind w:left="432"/>
      </w:pPr>
      <w:r>
        <w:rPr>
          <w:rFonts w:ascii="Courier New" w:hAnsi="Courier New"/>
          <w:color w:val="003D50"/>
          <w:sz w:val="18"/>
        </w:rPr>
        <w:t xml:space="preserve">    |</w:t>
      </w:r>
    </w:p>
    <w:p w14:paraId="2E9D55AA" w14:textId="77777777" w:rsidR="00F529BC" w:rsidRDefault="00F529BC" w:rsidP="00F529BC">
      <w:pPr>
        <w:shd w:val="clear" w:color="auto" w:fill="F0F4F5"/>
        <w:spacing w:after="0"/>
        <w:ind w:left="432"/>
      </w:pPr>
      <w:r>
        <w:rPr>
          <w:rFonts w:ascii="Courier New" w:hAnsi="Courier New"/>
          <w:color w:val="003D50"/>
          <w:sz w:val="18"/>
        </w:rPr>
        <w:t xml:space="preserve">    v</w:t>
      </w:r>
    </w:p>
    <w:p w14:paraId="64EC1ABF" w14:textId="77777777" w:rsidR="00F529BC" w:rsidRDefault="00F529BC" w:rsidP="00F529BC">
      <w:pPr>
        <w:shd w:val="clear" w:color="auto" w:fill="F0F4F5"/>
        <w:spacing w:after="0"/>
        <w:ind w:left="432"/>
      </w:pPr>
      <w:r>
        <w:rPr>
          <w:rFonts w:ascii="Courier New" w:hAnsi="Courier New"/>
          <w:color w:val="003D50"/>
          <w:sz w:val="18"/>
        </w:rPr>
        <w:t>Top 3 most relevant document passages retrieved</w:t>
      </w:r>
    </w:p>
    <w:p w14:paraId="50CAEFDF" w14:textId="77777777" w:rsidR="00F529BC" w:rsidRDefault="00F529BC" w:rsidP="00F529BC">
      <w:pPr>
        <w:shd w:val="clear" w:color="auto" w:fill="F0F4F5"/>
        <w:spacing w:after="0"/>
        <w:ind w:left="432"/>
      </w:pPr>
      <w:r>
        <w:rPr>
          <w:rFonts w:ascii="Courier New" w:hAnsi="Courier New"/>
          <w:color w:val="003D50"/>
          <w:sz w:val="18"/>
        </w:rPr>
        <w:t xml:space="preserve">    |</w:t>
      </w:r>
    </w:p>
    <w:p w14:paraId="146119BA" w14:textId="77777777" w:rsidR="00F529BC" w:rsidRDefault="00F529BC" w:rsidP="00F529BC">
      <w:pPr>
        <w:shd w:val="clear" w:color="auto" w:fill="F0F4F5"/>
        <w:spacing w:after="0"/>
        <w:ind w:left="432"/>
      </w:pPr>
      <w:r>
        <w:rPr>
          <w:rFonts w:ascii="Courier New" w:hAnsi="Courier New"/>
          <w:color w:val="003D50"/>
          <w:sz w:val="18"/>
        </w:rPr>
        <w:t xml:space="preserve">    v</w:t>
      </w:r>
    </w:p>
    <w:p w14:paraId="6C24B4A2" w14:textId="77777777" w:rsidR="00F529BC" w:rsidRDefault="00F529BC" w:rsidP="00F529BC">
      <w:pPr>
        <w:shd w:val="clear" w:color="auto" w:fill="F0F4F5"/>
        <w:spacing w:after="0"/>
        <w:ind w:left="432"/>
      </w:pPr>
      <w:r>
        <w:rPr>
          <w:rFonts w:ascii="Courier New" w:hAnsi="Courier New"/>
          <w:color w:val="003D50"/>
          <w:sz w:val="18"/>
        </w:rPr>
        <w:t>Numbered context block built:</w:t>
      </w:r>
    </w:p>
    <w:p w14:paraId="5732904E" w14:textId="77777777" w:rsidR="00F529BC" w:rsidRDefault="00F529BC" w:rsidP="00F529BC">
      <w:pPr>
        <w:shd w:val="clear" w:color="auto" w:fill="F0F4F5"/>
        <w:spacing w:after="0"/>
        <w:ind w:left="432"/>
      </w:pPr>
      <w:r>
        <w:rPr>
          <w:rFonts w:ascii="Courier New" w:hAnsi="Courier New"/>
          <w:color w:val="003D50"/>
          <w:sz w:val="18"/>
        </w:rPr>
        <w:t xml:space="preserve">  [1] Source: Cloud </w:t>
      </w:r>
      <w:proofErr w:type="gramStart"/>
      <w:r>
        <w:rPr>
          <w:rFonts w:ascii="Courier New" w:hAnsi="Courier New"/>
          <w:color w:val="003D50"/>
          <w:sz w:val="18"/>
        </w:rPr>
        <w:t>Infrastructure — "</w:t>
      </w:r>
      <w:proofErr w:type="gramEnd"/>
      <w:r>
        <w:rPr>
          <w:rFonts w:ascii="Courier New" w:hAnsi="Courier New"/>
          <w:color w:val="003D50"/>
          <w:sz w:val="18"/>
        </w:rPr>
        <w:t>The Quarter Rack has 1440 GB RAM..."</w:t>
      </w:r>
    </w:p>
    <w:p w14:paraId="49D6D814" w14:textId="77777777" w:rsidR="00F529BC" w:rsidRDefault="00F529BC" w:rsidP="00F529BC">
      <w:pPr>
        <w:shd w:val="clear" w:color="auto" w:fill="F0F4F5"/>
        <w:spacing w:after="0"/>
        <w:ind w:left="432"/>
      </w:pPr>
      <w:r>
        <w:rPr>
          <w:rFonts w:ascii="Courier New" w:hAnsi="Courier New"/>
          <w:color w:val="003D50"/>
          <w:sz w:val="18"/>
        </w:rPr>
        <w:t xml:space="preserve">  [2] Source: App Service </w:t>
      </w:r>
      <w:proofErr w:type="gramStart"/>
      <w:r>
        <w:rPr>
          <w:rFonts w:ascii="Courier New" w:hAnsi="Courier New"/>
          <w:color w:val="003D50"/>
          <w:sz w:val="18"/>
        </w:rPr>
        <w:t>Guide    — "</w:t>
      </w:r>
      <w:proofErr w:type="gramEnd"/>
      <w:r>
        <w:rPr>
          <w:rFonts w:ascii="Courier New" w:hAnsi="Courier New"/>
          <w:color w:val="003D50"/>
          <w:sz w:val="18"/>
        </w:rPr>
        <w:t>..."</w:t>
      </w:r>
    </w:p>
    <w:p w14:paraId="522C45A4" w14:textId="77777777" w:rsidR="00F529BC" w:rsidRDefault="00F529BC" w:rsidP="00F529BC">
      <w:pPr>
        <w:shd w:val="clear" w:color="auto" w:fill="F0F4F5"/>
        <w:spacing w:after="0"/>
        <w:ind w:left="432"/>
      </w:pPr>
      <w:r>
        <w:rPr>
          <w:rFonts w:ascii="Courier New" w:hAnsi="Courier New"/>
          <w:color w:val="003D50"/>
          <w:sz w:val="18"/>
        </w:rPr>
        <w:t xml:space="preserve">    |</w:t>
      </w:r>
    </w:p>
    <w:p w14:paraId="07787E45" w14:textId="77777777" w:rsidR="00F529BC" w:rsidRDefault="00F529BC" w:rsidP="00F529BC">
      <w:pPr>
        <w:shd w:val="clear" w:color="auto" w:fill="F0F4F5"/>
        <w:spacing w:after="0"/>
        <w:ind w:left="432"/>
      </w:pPr>
      <w:r>
        <w:rPr>
          <w:rFonts w:ascii="Courier New" w:hAnsi="Courier New"/>
          <w:color w:val="003D50"/>
          <w:sz w:val="18"/>
        </w:rPr>
        <w:t xml:space="preserve">    v</w:t>
      </w:r>
    </w:p>
    <w:p w14:paraId="3490E0CD" w14:textId="77777777" w:rsidR="00F529BC" w:rsidRDefault="00F529BC" w:rsidP="00F529BC">
      <w:pPr>
        <w:shd w:val="clear" w:color="auto" w:fill="F0F4F5"/>
        <w:spacing w:after="0"/>
        <w:ind w:left="432"/>
      </w:pPr>
      <w:r>
        <w:rPr>
          <w:rFonts w:ascii="Courier New" w:hAnsi="Courier New"/>
          <w:color w:val="003D50"/>
          <w:sz w:val="18"/>
        </w:rPr>
        <w:lastRenderedPageBreak/>
        <w:t>Gemini prompt: "Answer ONLY using the numbered sources. Use citation [1]."</w:t>
      </w:r>
    </w:p>
    <w:p w14:paraId="350CFA1B" w14:textId="77777777" w:rsidR="00F529BC" w:rsidRDefault="00F529BC" w:rsidP="00F529BC">
      <w:pPr>
        <w:shd w:val="clear" w:color="auto" w:fill="F0F4F5"/>
        <w:spacing w:after="0"/>
        <w:ind w:left="432"/>
      </w:pPr>
      <w:r>
        <w:rPr>
          <w:rFonts w:ascii="Courier New" w:hAnsi="Courier New"/>
          <w:color w:val="003D50"/>
          <w:sz w:val="18"/>
        </w:rPr>
        <w:t xml:space="preserve">    |</w:t>
      </w:r>
    </w:p>
    <w:p w14:paraId="4DE3AB49" w14:textId="77777777" w:rsidR="00F529BC" w:rsidRDefault="00F529BC" w:rsidP="00F529BC">
      <w:pPr>
        <w:shd w:val="clear" w:color="auto" w:fill="F0F4F5"/>
        <w:spacing w:after="0"/>
        <w:ind w:left="432"/>
      </w:pPr>
      <w:r>
        <w:rPr>
          <w:rFonts w:ascii="Courier New" w:hAnsi="Courier New"/>
          <w:color w:val="003D50"/>
          <w:sz w:val="18"/>
        </w:rPr>
        <w:t xml:space="preserve">    v</w:t>
      </w:r>
    </w:p>
    <w:p w14:paraId="322EE251" w14:textId="77777777" w:rsidR="00F529BC" w:rsidRDefault="00F529BC" w:rsidP="00F529BC">
      <w:pPr>
        <w:shd w:val="clear" w:color="auto" w:fill="F0F4F5"/>
        <w:spacing w:after="0"/>
        <w:ind w:left="432"/>
      </w:pPr>
      <w:r>
        <w:rPr>
          <w:rFonts w:ascii="Courier New" w:hAnsi="Courier New"/>
          <w:color w:val="003D50"/>
          <w:sz w:val="18"/>
        </w:rPr>
        <w:t>Gemini generates answer + 3 follow-up questions</w:t>
      </w:r>
    </w:p>
    <w:p w14:paraId="4BAD0C40" w14:textId="77777777" w:rsidR="00F529BC" w:rsidRDefault="00F529BC" w:rsidP="00F529BC">
      <w:pPr>
        <w:shd w:val="clear" w:color="auto" w:fill="F0F4F5"/>
        <w:spacing w:after="0"/>
        <w:ind w:left="432"/>
      </w:pPr>
      <w:r>
        <w:rPr>
          <w:rFonts w:ascii="Courier New" w:hAnsi="Courier New"/>
          <w:color w:val="003D50"/>
          <w:sz w:val="18"/>
        </w:rPr>
        <w:t xml:space="preserve">    |</w:t>
      </w:r>
    </w:p>
    <w:p w14:paraId="48BBD063" w14:textId="77777777" w:rsidR="00F529BC" w:rsidRDefault="00F529BC" w:rsidP="00F529BC">
      <w:pPr>
        <w:shd w:val="clear" w:color="auto" w:fill="F0F4F5"/>
        <w:spacing w:after="0"/>
        <w:ind w:left="432"/>
      </w:pPr>
      <w:r>
        <w:rPr>
          <w:rFonts w:ascii="Courier New" w:hAnsi="Courier New"/>
          <w:color w:val="003D50"/>
          <w:sz w:val="18"/>
        </w:rPr>
        <w:t xml:space="preserve">    v</w:t>
      </w:r>
    </w:p>
    <w:p w14:paraId="68363756" w14:textId="77777777" w:rsidR="00F529BC" w:rsidRDefault="00F529BC" w:rsidP="00F529BC">
      <w:pPr>
        <w:shd w:val="clear" w:color="auto" w:fill="F0F4F5"/>
        <w:spacing w:after="0"/>
        <w:ind w:left="432"/>
      </w:pPr>
      <w:r>
        <w:rPr>
          <w:rFonts w:ascii="Courier New" w:hAnsi="Courier New"/>
          <w:color w:val="003D50"/>
          <w:sz w:val="18"/>
        </w:rPr>
        <w:t>Citations validated, confidence calculated, response returned</w:t>
      </w:r>
    </w:p>
    <w:p w14:paraId="02F5C220" w14:textId="77777777" w:rsidR="00F529BC" w:rsidRDefault="00F529BC" w:rsidP="00F529BC"/>
    <w:p w14:paraId="4AB861AD" w14:textId="2A9368C9" w:rsidR="00377009" w:rsidRDefault="00377009" w:rsidP="00F529BC">
      <w:r>
        <w:rPr>
          <w:noProof/>
        </w:rPr>
        <w:drawing>
          <wp:inline distT="0" distB="0" distL="0" distR="0" wp14:anchorId="7427B7F0" wp14:editId="667D77A3">
            <wp:extent cx="5943600" cy="3241675"/>
            <wp:effectExtent l="0" t="0" r="0" b="0"/>
            <wp:docPr id="9178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3006" name="Picture 917853006"/>
                    <pic:cNvPicPr/>
                  </pic:nvPicPr>
                  <pic:blipFill>
                    <a:blip r:embed="rId1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639AA1C1" w14:textId="77777777" w:rsidR="00377009" w:rsidRDefault="00377009" w:rsidP="00F529BC"/>
    <w:p w14:paraId="2924FDF9" w14:textId="77777777" w:rsidR="00F529BC" w:rsidRDefault="00F529BC" w:rsidP="00F529BC">
      <w:pPr>
        <w:spacing w:after="80"/>
      </w:pPr>
      <w:r>
        <w:rPr>
          <w:b/>
          <w:color w:val="005670"/>
          <w:sz w:val="24"/>
        </w:rPr>
        <w:t>Document Ingestion Pipeline (Offline)</w:t>
      </w:r>
    </w:p>
    <w:p w14:paraId="0B3003B8" w14:textId="77777777" w:rsidR="00F529BC" w:rsidRDefault="00F529BC" w:rsidP="00F529BC">
      <w:pPr>
        <w:shd w:val="clear" w:color="auto" w:fill="F0F4F5"/>
        <w:spacing w:after="0"/>
        <w:ind w:left="432"/>
      </w:pPr>
      <w:r>
        <w:rPr>
          <w:rFonts w:ascii="Courier New" w:hAnsi="Courier New"/>
          <w:color w:val="003D50"/>
          <w:sz w:val="18"/>
        </w:rPr>
        <w:t>Approved PDFs / DOCX files</w:t>
      </w:r>
    </w:p>
    <w:p w14:paraId="4C0B4E2F" w14:textId="77777777" w:rsidR="00F529BC" w:rsidRDefault="00F529BC" w:rsidP="00F529BC">
      <w:pPr>
        <w:shd w:val="clear" w:color="auto" w:fill="F0F4F5"/>
        <w:spacing w:after="0"/>
        <w:ind w:left="432"/>
      </w:pPr>
      <w:r>
        <w:rPr>
          <w:rFonts w:ascii="Courier New" w:hAnsi="Courier New"/>
          <w:color w:val="003D50"/>
          <w:sz w:val="18"/>
        </w:rPr>
        <w:t xml:space="preserve">    -&gt; Text </w:t>
      </w:r>
      <w:proofErr w:type="gramStart"/>
      <w:r>
        <w:rPr>
          <w:rFonts w:ascii="Courier New" w:hAnsi="Courier New"/>
          <w:color w:val="003D50"/>
          <w:sz w:val="18"/>
        </w:rPr>
        <w:t>extraction  (</w:t>
      </w:r>
      <w:proofErr w:type="gramEnd"/>
      <w:r>
        <w:rPr>
          <w:rFonts w:ascii="Courier New" w:hAnsi="Courier New"/>
          <w:color w:val="003D50"/>
          <w:sz w:val="18"/>
        </w:rPr>
        <w:t xml:space="preserve">python-docx, </w:t>
      </w:r>
      <w:proofErr w:type="spellStart"/>
      <w:r>
        <w:rPr>
          <w:rFonts w:ascii="Courier New" w:hAnsi="Courier New"/>
          <w:color w:val="003D50"/>
          <w:sz w:val="18"/>
        </w:rPr>
        <w:t>pypdf</w:t>
      </w:r>
      <w:proofErr w:type="spellEnd"/>
      <w:r>
        <w:rPr>
          <w:rFonts w:ascii="Courier New" w:hAnsi="Courier New"/>
          <w:color w:val="003D50"/>
          <w:sz w:val="18"/>
        </w:rPr>
        <w:t>)</w:t>
      </w:r>
    </w:p>
    <w:p w14:paraId="68C33E95" w14:textId="77777777" w:rsidR="00F529BC" w:rsidRDefault="00F529BC" w:rsidP="00F529BC">
      <w:pPr>
        <w:shd w:val="clear" w:color="auto" w:fill="F0F4F5"/>
        <w:spacing w:after="0"/>
        <w:ind w:left="432"/>
      </w:pPr>
      <w:r>
        <w:rPr>
          <w:rFonts w:ascii="Courier New" w:hAnsi="Courier New"/>
          <w:color w:val="003D50"/>
          <w:sz w:val="18"/>
        </w:rPr>
        <w:t xml:space="preserve">    -&gt; Token-aware </w:t>
      </w:r>
      <w:proofErr w:type="gramStart"/>
      <w:r>
        <w:rPr>
          <w:rFonts w:ascii="Courier New" w:hAnsi="Courier New"/>
          <w:color w:val="003D50"/>
          <w:sz w:val="18"/>
        </w:rPr>
        <w:t>chunking  (</w:t>
      </w:r>
      <w:proofErr w:type="gramEnd"/>
      <w:r>
        <w:rPr>
          <w:rFonts w:ascii="Courier New" w:hAnsi="Courier New"/>
          <w:color w:val="003D50"/>
          <w:sz w:val="18"/>
        </w:rPr>
        <w:t xml:space="preserve">700 tokens, 100-token overlap via </w:t>
      </w:r>
      <w:proofErr w:type="spellStart"/>
      <w:r>
        <w:rPr>
          <w:rFonts w:ascii="Courier New" w:hAnsi="Courier New"/>
          <w:color w:val="003D50"/>
          <w:sz w:val="18"/>
        </w:rPr>
        <w:t>tiktoken</w:t>
      </w:r>
      <w:proofErr w:type="spellEnd"/>
      <w:r>
        <w:rPr>
          <w:rFonts w:ascii="Courier New" w:hAnsi="Courier New"/>
          <w:color w:val="003D50"/>
          <w:sz w:val="18"/>
        </w:rPr>
        <w:t>)</w:t>
      </w:r>
    </w:p>
    <w:p w14:paraId="2544CE58" w14:textId="77777777" w:rsidR="00F529BC" w:rsidRDefault="00F529BC" w:rsidP="00F529BC">
      <w:pPr>
        <w:shd w:val="clear" w:color="auto" w:fill="F0F4F5"/>
        <w:spacing w:after="0"/>
        <w:ind w:left="432"/>
      </w:pPr>
      <w:r>
        <w:rPr>
          <w:rFonts w:ascii="Courier New" w:hAnsi="Courier New"/>
          <w:color w:val="003D50"/>
          <w:sz w:val="18"/>
        </w:rPr>
        <w:t xml:space="preserve">    -&gt; Embedding </w:t>
      </w:r>
      <w:proofErr w:type="gramStart"/>
      <w:r>
        <w:rPr>
          <w:rFonts w:ascii="Courier New" w:hAnsi="Courier New"/>
          <w:color w:val="003D50"/>
          <w:sz w:val="18"/>
        </w:rPr>
        <w:t>generation  (</w:t>
      </w:r>
      <w:proofErr w:type="gramEnd"/>
      <w:r>
        <w:rPr>
          <w:rFonts w:ascii="Courier New" w:hAnsi="Courier New"/>
          <w:color w:val="003D50"/>
          <w:sz w:val="18"/>
        </w:rPr>
        <w:t>text-embedding-004 via Vertex AI)</w:t>
      </w:r>
    </w:p>
    <w:p w14:paraId="5BACD53E" w14:textId="77777777" w:rsidR="00F529BC" w:rsidRDefault="00F529BC" w:rsidP="00F529BC">
      <w:pPr>
        <w:shd w:val="clear" w:color="auto" w:fill="F0F4F5"/>
        <w:spacing w:after="0"/>
        <w:ind w:left="432"/>
      </w:pPr>
      <w:r>
        <w:rPr>
          <w:rFonts w:ascii="Courier New" w:hAnsi="Courier New"/>
          <w:color w:val="003D50"/>
          <w:sz w:val="18"/>
        </w:rPr>
        <w:t xml:space="preserve">    -&gt; Stored in </w:t>
      </w:r>
      <w:proofErr w:type="gramStart"/>
      <w:r>
        <w:rPr>
          <w:rFonts w:ascii="Courier New" w:hAnsi="Courier New"/>
          <w:color w:val="003D50"/>
          <w:sz w:val="18"/>
        </w:rPr>
        <w:t>GCS  -&gt;  Indexed</w:t>
      </w:r>
      <w:proofErr w:type="gramEnd"/>
      <w:r>
        <w:rPr>
          <w:rFonts w:ascii="Courier New" w:hAnsi="Courier New"/>
          <w:color w:val="003D50"/>
          <w:sz w:val="18"/>
        </w:rPr>
        <w:t xml:space="preserve"> by Discovery Engine</w:t>
      </w:r>
    </w:p>
    <w:p w14:paraId="107D8C1C" w14:textId="77777777" w:rsidR="00F529BC" w:rsidRDefault="00F529BC" w:rsidP="00F529BC"/>
    <w:p w14:paraId="531D5BF4" w14:textId="23F921A5" w:rsidR="006A21AD" w:rsidRDefault="006A21AD" w:rsidP="00F529BC">
      <w:r>
        <w:rPr>
          <w:noProof/>
        </w:rPr>
        <w:lastRenderedPageBreak/>
        <w:drawing>
          <wp:inline distT="0" distB="0" distL="0" distR="0" wp14:anchorId="278C71D6" wp14:editId="4FC2EBC3">
            <wp:extent cx="5943600" cy="3241675"/>
            <wp:effectExtent l="0" t="0" r="0" b="0"/>
            <wp:docPr id="120039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2895" name="Picture 1200392895"/>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B74C6D1" w14:textId="77777777" w:rsidR="00F529BC" w:rsidRDefault="00F529BC" w:rsidP="00F529BC">
      <w:pPr>
        <w:spacing w:after="80"/>
      </w:pPr>
      <w:r>
        <w:rPr>
          <w:b/>
          <w:color w:val="005670"/>
          <w:sz w:val="24"/>
        </w:rPr>
        <w:t>Confidence Scoring Logic</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90"/>
        <w:gridCol w:w="3164"/>
        <w:gridCol w:w="3596"/>
      </w:tblGrid>
      <w:tr w:rsidR="00F529BC" w14:paraId="05AA3DB0" w14:textId="77777777">
        <w:tc>
          <w:tcPr>
            <w:tcW w:w="2592" w:type="dxa"/>
            <w:tcBorders>
              <w:top w:val="single" w:sz="4" w:space="0" w:color="D0D0D0"/>
              <w:left w:val="single" w:sz="4" w:space="0" w:color="D0D0D0"/>
              <w:bottom w:val="single" w:sz="4" w:space="0" w:color="D0D0D0"/>
              <w:right w:val="single" w:sz="4" w:space="0" w:color="D0D0D0"/>
            </w:tcBorders>
            <w:shd w:val="clear" w:color="auto" w:fill="005670"/>
            <w:hideMark/>
          </w:tcPr>
          <w:p w14:paraId="09FC260F" w14:textId="77777777" w:rsidR="00F529BC" w:rsidRDefault="00F529BC">
            <w:pPr>
              <w:spacing w:before="60" w:after="60"/>
            </w:pPr>
            <w:r>
              <w:rPr>
                <w:b/>
                <w:color w:val="FFFFFF"/>
                <w:sz w:val="20"/>
              </w:rPr>
              <w:t>Confidence Level</w:t>
            </w:r>
          </w:p>
        </w:tc>
        <w:tc>
          <w:tcPr>
            <w:tcW w:w="3168" w:type="dxa"/>
            <w:tcBorders>
              <w:top w:val="single" w:sz="4" w:space="0" w:color="D0D0D0"/>
              <w:left w:val="single" w:sz="4" w:space="0" w:color="D0D0D0"/>
              <w:bottom w:val="single" w:sz="4" w:space="0" w:color="D0D0D0"/>
              <w:right w:val="single" w:sz="4" w:space="0" w:color="D0D0D0"/>
            </w:tcBorders>
            <w:shd w:val="clear" w:color="auto" w:fill="005670"/>
            <w:hideMark/>
          </w:tcPr>
          <w:p w14:paraId="294CB0AB" w14:textId="77777777" w:rsidR="00F529BC" w:rsidRDefault="00F529BC">
            <w:pPr>
              <w:spacing w:before="60" w:after="60"/>
            </w:pPr>
            <w:r>
              <w:rPr>
                <w:b/>
                <w:color w:val="FFFFFF"/>
                <w:sz w:val="20"/>
              </w:rPr>
              <w:t>Condition</w:t>
            </w:r>
          </w:p>
        </w:tc>
        <w:tc>
          <w:tcPr>
            <w:tcW w:w="3600" w:type="dxa"/>
            <w:tcBorders>
              <w:top w:val="single" w:sz="4" w:space="0" w:color="D0D0D0"/>
              <w:left w:val="single" w:sz="4" w:space="0" w:color="D0D0D0"/>
              <w:bottom w:val="single" w:sz="4" w:space="0" w:color="D0D0D0"/>
              <w:right w:val="single" w:sz="4" w:space="0" w:color="D0D0D0"/>
            </w:tcBorders>
            <w:shd w:val="clear" w:color="auto" w:fill="005670"/>
            <w:hideMark/>
          </w:tcPr>
          <w:p w14:paraId="7E2251D4" w14:textId="77777777" w:rsidR="00F529BC" w:rsidRDefault="00F529BC">
            <w:pPr>
              <w:spacing w:before="60" w:after="60"/>
            </w:pPr>
            <w:r>
              <w:rPr>
                <w:b/>
                <w:color w:val="FFFFFF"/>
                <w:sz w:val="20"/>
              </w:rPr>
              <w:t>Meaning</w:t>
            </w:r>
          </w:p>
        </w:tc>
      </w:tr>
      <w:tr w:rsidR="00F529BC" w14:paraId="53A24D9D"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6F0D2C3A" w14:textId="77777777" w:rsidR="00F529BC" w:rsidRDefault="00F529BC">
            <w:pPr>
              <w:spacing w:before="40" w:after="40"/>
            </w:pPr>
            <w:r>
              <w:rPr>
                <w:color w:val="231F20"/>
                <w:sz w:val="20"/>
              </w:rPr>
              <w:t>FULL SUPPORT</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67669C1D" w14:textId="77777777" w:rsidR="00F529BC" w:rsidRDefault="00F529BC">
            <w:pPr>
              <w:spacing w:before="40" w:after="40"/>
            </w:pPr>
            <w:r>
              <w:rPr>
                <w:color w:val="231F20"/>
                <w:sz w:val="20"/>
              </w:rPr>
              <w:t>2 or more documents cited</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667FE5DD" w14:textId="77777777" w:rsidR="00F529BC" w:rsidRDefault="00F529BC">
            <w:pPr>
              <w:spacing w:before="40" w:after="40"/>
            </w:pPr>
            <w:r>
              <w:rPr>
                <w:color w:val="231F20"/>
                <w:sz w:val="20"/>
              </w:rPr>
              <w:t>Answer corroborated by multiple independent sources</w:t>
            </w:r>
          </w:p>
        </w:tc>
      </w:tr>
      <w:tr w:rsidR="00F529BC" w14:paraId="763D7685"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14886351" w14:textId="77777777" w:rsidR="00F529BC" w:rsidRDefault="00F529BC">
            <w:pPr>
              <w:spacing w:before="40" w:after="40"/>
            </w:pPr>
            <w:r>
              <w:rPr>
                <w:color w:val="231F20"/>
                <w:sz w:val="20"/>
              </w:rPr>
              <w:t>PARTIAL SUPPORT</w:t>
            </w:r>
          </w:p>
        </w:tc>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4F56E7C0" w14:textId="77777777" w:rsidR="00F529BC" w:rsidRDefault="00F529BC">
            <w:pPr>
              <w:spacing w:before="40" w:after="40"/>
            </w:pPr>
            <w:r>
              <w:rPr>
                <w:color w:val="231F20"/>
                <w:sz w:val="20"/>
              </w:rPr>
              <w:t>Exactly 1 document cited</w:t>
            </w:r>
          </w:p>
        </w:tc>
        <w:tc>
          <w:tcPr>
            <w:tcW w:w="3600" w:type="dxa"/>
            <w:tcBorders>
              <w:top w:val="single" w:sz="4" w:space="0" w:color="D0D0D0"/>
              <w:left w:val="single" w:sz="4" w:space="0" w:color="D0D0D0"/>
              <w:bottom w:val="single" w:sz="4" w:space="0" w:color="D0D0D0"/>
              <w:right w:val="single" w:sz="4" w:space="0" w:color="D0D0D0"/>
            </w:tcBorders>
            <w:shd w:val="clear" w:color="auto" w:fill="FFFFFF"/>
            <w:hideMark/>
          </w:tcPr>
          <w:p w14:paraId="54059BF9" w14:textId="77777777" w:rsidR="00F529BC" w:rsidRDefault="00F529BC">
            <w:pPr>
              <w:spacing w:before="40" w:after="40"/>
            </w:pPr>
            <w:r>
              <w:rPr>
                <w:color w:val="231F20"/>
                <w:sz w:val="20"/>
              </w:rPr>
              <w:t>Answer sourced from a single document</w:t>
            </w:r>
          </w:p>
        </w:tc>
      </w:tr>
      <w:tr w:rsidR="00F529BC" w14:paraId="4CD932FB"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2EF8CF11" w14:textId="77777777" w:rsidR="00F529BC" w:rsidRDefault="00F529BC">
            <w:pPr>
              <w:spacing w:before="40" w:after="40"/>
            </w:pPr>
            <w:r>
              <w:rPr>
                <w:color w:val="231F20"/>
                <w:sz w:val="20"/>
              </w:rPr>
              <w:t>NO SUPPORT</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1A2C97AB" w14:textId="77777777" w:rsidR="00F529BC" w:rsidRDefault="00F529BC">
            <w:pPr>
              <w:spacing w:before="40" w:after="40"/>
            </w:pPr>
            <w:r>
              <w:rPr>
                <w:color w:val="231F20"/>
                <w:sz w:val="20"/>
              </w:rPr>
              <w:t>No documents cited</w:t>
            </w:r>
          </w:p>
        </w:tc>
        <w:tc>
          <w:tcPr>
            <w:tcW w:w="3600" w:type="dxa"/>
            <w:tcBorders>
              <w:top w:val="single" w:sz="4" w:space="0" w:color="D0D0D0"/>
              <w:left w:val="single" w:sz="4" w:space="0" w:color="D0D0D0"/>
              <w:bottom w:val="single" w:sz="4" w:space="0" w:color="D0D0D0"/>
              <w:right w:val="single" w:sz="4" w:space="0" w:color="D0D0D0"/>
            </w:tcBorders>
            <w:shd w:val="clear" w:color="auto" w:fill="E6F2F6"/>
            <w:hideMark/>
          </w:tcPr>
          <w:p w14:paraId="3BC34274" w14:textId="77777777" w:rsidR="00F529BC" w:rsidRDefault="00F529BC">
            <w:pPr>
              <w:spacing w:before="40" w:after="40"/>
            </w:pPr>
            <w:r>
              <w:rPr>
                <w:color w:val="231F20"/>
                <w:sz w:val="20"/>
              </w:rPr>
              <w:t>Could not be grounded — fallback message shown</w:t>
            </w:r>
          </w:p>
        </w:tc>
      </w:tr>
    </w:tbl>
    <w:p w14:paraId="4385B507" w14:textId="77777777" w:rsidR="00F529BC" w:rsidRDefault="00F529BC" w:rsidP="00F529BC"/>
    <w:p w14:paraId="7B7EB251" w14:textId="77777777" w:rsidR="00F529BC" w:rsidRDefault="00F529BC" w:rsidP="00F529BC">
      <w:r>
        <w:rPr>
          <w:rFonts w:ascii="Times New Roman" w:hAnsi="Times New Roman" w:cs="Times New Roman"/>
          <w:sz w:val="24"/>
          <w:szCs w:val="24"/>
        </w:rPr>
        <w:br w:type="page"/>
      </w:r>
    </w:p>
    <w:p w14:paraId="468BD964" w14:textId="77777777" w:rsidR="00F529BC" w:rsidRDefault="00F529BC" w:rsidP="00F529BC"/>
    <w:p w14:paraId="7E1FB6DA" w14:textId="0E1E4C86" w:rsidR="00F529BC" w:rsidRDefault="00F529BC" w:rsidP="00F529BC">
      <w:pPr>
        <w:keepNext/>
        <w:keepLines/>
        <w:spacing w:before="160" w:after="80" w:line="278" w:lineRule="auto"/>
        <w:outlineLvl w:val="1"/>
      </w:pPr>
      <w:bookmarkStart w:id="4" w:name="_Toc225603277"/>
      <w:r w:rsidRPr="00F529BC">
        <w:rPr>
          <w:rFonts w:ascii="Aptos Display" w:eastAsia="Times New Roman" w:hAnsi="Aptos Display" w:cs="Times New Roman"/>
          <w:color w:val="0F4761"/>
          <w:sz w:val="32"/>
          <w:szCs w:val="32"/>
        </w:rPr>
        <w:t>4</w:t>
      </w:r>
      <w:r w:rsidR="00392884" w:rsidRPr="00F529BC">
        <w:rPr>
          <w:rFonts w:ascii="Aptos Display" w:eastAsia="Times New Roman" w:hAnsi="Aptos Display" w:cs="Times New Roman"/>
          <w:color w:val="0F4761"/>
          <w:sz w:val="32"/>
          <w:szCs w:val="32"/>
        </w:rPr>
        <w:t>. Working</w:t>
      </w:r>
      <w:r w:rsidRPr="00F529BC">
        <w:rPr>
          <w:rFonts w:ascii="Aptos Display" w:eastAsia="Times New Roman" w:hAnsi="Aptos Display" w:cs="Times New Roman"/>
          <w:color w:val="0F4761"/>
          <w:sz w:val="32"/>
          <w:szCs w:val="32"/>
        </w:rPr>
        <w:t xml:space="preserve"> Demonstration</w:t>
      </w:r>
      <w:bookmarkEnd w:id="4"/>
    </w:p>
    <w:p w14:paraId="21B6CE1F" w14:textId="77777777" w:rsidR="00F529BC" w:rsidRDefault="00F529BC" w:rsidP="00F529BC">
      <w:pPr>
        <w:pBdr>
          <w:bottom w:val="single" w:sz="6" w:space="0" w:color="9B1B30"/>
        </w:pBdr>
      </w:pPr>
    </w:p>
    <w:p w14:paraId="7D0E37BA" w14:textId="77777777" w:rsidR="00F529BC" w:rsidRDefault="00F529BC" w:rsidP="00F529BC">
      <w:pPr>
        <w:spacing w:after="80"/>
      </w:pPr>
      <w:r>
        <w:rPr>
          <w:b/>
          <w:color w:val="005670"/>
          <w:sz w:val="24"/>
        </w:rPr>
        <w:t>Live URLs</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89"/>
        <w:gridCol w:w="6761"/>
      </w:tblGrid>
      <w:tr w:rsidR="00F529BC" w14:paraId="498A255D" w14:textId="77777777">
        <w:tc>
          <w:tcPr>
            <w:tcW w:w="2592" w:type="dxa"/>
            <w:tcBorders>
              <w:top w:val="single" w:sz="4" w:space="0" w:color="D0D0D0"/>
              <w:left w:val="single" w:sz="4" w:space="0" w:color="D0D0D0"/>
              <w:bottom w:val="single" w:sz="4" w:space="0" w:color="D0D0D0"/>
              <w:right w:val="single" w:sz="4" w:space="0" w:color="D0D0D0"/>
            </w:tcBorders>
            <w:shd w:val="clear" w:color="auto" w:fill="005670"/>
          </w:tcPr>
          <w:p w14:paraId="257CCAD1" w14:textId="77777777" w:rsidR="00F529BC" w:rsidRDefault="00F529BC">
            <w:pPr>
              <w:spacing w:before="60" w:after="60"/>
            </w:pPr>
          </w:p>
        </w:tc>
        <w:tc>
          <w:tcPr>
            <w:tcW w:w="6768" w:type="dxa"/>
            <w:tcBorders>
              <w:top w:val="single" w:sz="4" w:space="0" w:color="D0D0D0"/>
              <w:left w:val="single" w:sz="4" w:space="0" w:color="D0D0D0"/>
              <w:bottom w:val="single" w:sz="4" w:space="0" w:color="D0D0D0"/>
              <w:right w:val="single" w:sz="4" w:space="0" w:color="D0D0D0"/>
            </w:tcBorders>
            <w:shd w:val="clear" w:color="auto" w:fill="005670"/>
            <w:hideMark/>
          </w:tcPr>
          <w:p w14:paraId="3F7D6B4C" w14:textId="77777777" w:rsidR="00F529BC" w:rsidRDefault="00F529BC">
            <w:pPr>
              <w:spacing w:before="60" w:after="60"/>
            </w:pPr>
            <w:r>
              <w:rPr>
                <w:b/>
                <w:color w:val="FFFFFF"/>
                <w:sz w:val="20"/>
              </w:rPr>
              <w:t>URL</w:t>
            </w:r>
          </w:p>
        </w:tc>
      </w:tr>
      <w:tr w:rsidR="00F529BC" w14:paraId="0B5BE9FB"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53C84A0F" w14:textId="77777777" w:rsidR="00F529BC" w:rsidRDefault="00F529BC">
            <w:pPr>
              <w:spacing w:before="40" w:after="40"/>
            </w:pPr>
            <w:r>
              <w:rPr>
                <w:color w:val="231F20"/>
                <w:sz w:val="20"/>
              </w:rPr>
              <w:t>Web Application</w:t>
            </w:r>
          </w:p>
        </w:tc>
        <w:tc>
          <w:tcPr>
            <w:tcW w:w="6768" w:type="dxa"/>
            <w:tcBorders>
              <w:top w:val="single" w:sz="4" w:space="0" w:color="D0D0D0"/>
              <w:left w:val="single" w:sz="4" w:space="0" w:color="D0D0D0"/>
              <w:bottom w:val="single" w:sz="4" w:space="0" w:color="D0D0D0"/>
              <w:right w:val="single" w:sz="4" w:space="0" w:color="D0D0D0"/>
            </w:tcBorders>
            <w:shd w:val="clear" w:color="auto" w:fill="E6F2F6"/>
            <w:hideMark/>
          </w:tcPr>
          <w:p w14:paraId="45CE0328" w14:textId="77777777" w:rsidR="00F529BC" w:rsidRDefault="00F529BC">
            <w:pPr>
              <w:spacing w:before="40" w:after="40"/>
            </w:pPr>
            <w:r>
              <w:rPr>
                <w:color w:val="231F20"/>
                <w:sz w:val="20"/>
              </w:rPr>
              <w:t>https://aiideathon.vercel.app</w:t>
            </w:r>
          </w:p>
        </w:tc>
      </w:tr>
      <w:tr w:rsidR="00F529BC" w14:paraId="33D191DC"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602BEA7E" w14:textId="77777777" w:rsidR="00F529BC" w:rsidRDefault="00F529BC">
            <w:pPr>
              <w:spacing w:before="40" w:after="40"/>
            </w:pPr>
            <w:r>
              <w:rPr>
                <w:color w:val="231F20"/>
                <w:sz w:val="20"/>
              </w:rPr>
              <w:t>Backend Health</w:t>
            </w:r>
          </w:p>
        </w:tc>
        <w:tc>
          <w:tcPr>
            <w:tcW w:w="6768" w:type="dxa"/>
            <w:tcBorders>
              <w:top w:val="single" w:sz="4" w:space="0" w:color="D0D0D0"/>
              <w:left w:val="single" w:sz="4" w:space="0" w:color="D0D0D0"/>
              <w:bottom w:val="single" w:sz="4" w:space="0" w:color="D0D0D0"/>
              <w:right w:val="single" w:sz="4" w:space="0" w:color="D0D0D0"/>
            </w:tcBorders>
            <w:shd w:val="clear" w:color="auto" w:fill="FFFFFF"/>
            <w:hideMark/>
          </w:tcPr>
          <w:p w14:paraId="0FCFD957" w14:textId="77777777" w:rsidR="00F529BC" w:rsidRDefault="00F529BC">
            <w:pPr>
              <w:spacing w:before="40" w:after="40"/>
            </w:pPr>
            <w:r>
              <w:rPr>
                <w:color w:val="231F20"/>
                <w:sz w:val="20"/>
              </w:rPr>
              <w:t>https://ai-knowledge-backend-655994006172.us-central1.run.app</w:t>
            </w:r>
          </w:p>
        </w:tc>
      </w:tr>
      <w:tr w:rsidR="00F529BC" w14:paraId="6CCF8D66"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09D561B1" w14:textId="77777777" w:rsidR="00F529BC" w:rsidRDefault="00F529BC">
            <w:pPr>
              <w:spacing w:before="40" w:after="40"/>
            </w:pPr>
            <w:r>
              <w:rPr>
                <w:color w:val="231F20"/>
                <w:sz w:val="20"/>
              </w:rPr>
              <w:t>Slack</w:t>
            </w:r>
          </w:p>
        </w:tc>
        <w:tc>
          <w:tcPr>
            <w:tcW w:w="6768" w:type="dxa"/>
            <w:tcBorders>
              <w:top w:val="single" w:sz="4" w:space="0" w:color="D0D0D0"/>
              <w:left w:val="single" w:sz="4" w:space="0" w:color="D0D0D0"/>
              <w:bottom w:val="single" w:sz="4" w:space="0" w:color="D0D0D0"/>
              <w:right w:val="single" w:sz="4" w:space="0" w:color="D0D0D0"/>
            </w:tcBorders>
            <w:shd w:val="clear" w:color="auto" w:fill="E6F2F6"/>
            <w:hideMark/>
          </w:tcPr>
          <w:p w14:paraId="5A1182B0" w14:textId="77777777" w:rsidR="00F529BC" w:rsidRDefault="00F529BC">
            <w:pPr>
              <w:spacing w:before="40" w:after="40"/>
            </w:pPr>
            <w:r>
              <w:rPr>
                <w:color w:val="231F20"/>
                <w:sz w:val="20"/>
              </w:rPr>
              <w:t>/</w:t>
            </w:r>
            <w:proofErr w:type="gramStart"/>
            <w:r>
              <w:rPr>
                <w:color w:val="231F20"/>
                <w:sz w:val="20"/>
              </w:rPr>
              <w:t>ask</w:t>
            </w:r>
            <w:proofErr w:type="gramEnd"/>
            <w:r>
              <w:rPr>
                <w:color w:val="231F20"/>
                <w:sz w:val="20"/>
              </w:rPr>
              <w:t xml:space="preserve"> in </w:t>
            </w:r>
            <w:proofErr w:type="spellStart"/>
            <w:r>
              <w:rPr>
                <w:color w:val="231F20"/>
                <w:sz w:val="20"/>
              </w:rPr>
              <w:t>AI_Documentation_Assistant</w:t>
            </w:r>
            <w:proofErr w:type="spellEnd"/>
            <w:r>
              <w:rPr>
                <w:color w:val="231F20"/>
                <w:sz w:val="20"/>
              </w:rPr>
              <w:t xml:space="preserve"> workspace</w:t>
            </w:r>
          </w:p>
        </w:tc>
      </w:tr>
    </w:tbl>
    <w:p w14:paraId="71707EBC" w14:textId="77777777" w:rsidR="00F529BC" w:rsidRDefault="00F529BC" w:rsidP="00F529BC"/>
    <w:p w14:paraId="03BAD5BB" w14:textId="0C08F894" w:rsidR="00F529BC" w:rsidRDefault="00F529BC" w:rsidP="00F529BC">
      <w:pPr>
        <w:spacing w:after="120"/>
      </w:pPr>
      <w:r>
        <w:rPr>
          <w:b/>
          <w:color w:val="005670"/>
          <w:sz w:val="24"/>
        </w:rPr>
        <w:t xml:space="preserve">Demo </w:t>
      </w:r>
    </w:p>
    <w:p w14:paraId="31A61BE9" w14:textId="77777777" w:rsidR="00F529BC" w:rsidRDefault="00F529BC" w:rsidP="00F529BC">
      <w:pPr>
        <w:spacing w:before="120" w:after="40"/>
      </w:pPr>
      <w:r>
        <w:rPr>
          <w:b/>
          <w:color w:val="005670"/>
        </w:rPr>
        <w:t>Step 1 — Open the web app</w:t>
      </w:r>
    </w:p>
    <w:p w14:paraId="4C897D3B" w14:textId="77777777" w:rsidR="00F529BC" w:rsidRDefault="00F529BC" w:rsidP="00F529BC">
      <w:pPr>
        <w:spacing w:after="40"/>
        <w:ind w:left="432"/>
      </w:pPr>
      <w:r>
        <w:rPr>
          <w:color w:val="231F20"/>
          <w:sz w:val="21"/>
        </w:rPr>
        <w:t>Navigate to https://aiideathon.vercel.app on any browser or mobile device.</w:t>
      </w:r>
    </w:p>
    <w:p w14:paraId="51961421" w14:textId="77777777" w:rsidR="00F529BC" w:rsidRDefault="00F529BC" w:rsidP="00F529BC">
      <w:pPr>
        <w:spacing w:before="120" w:after="40"/>
      </w:pPr>
      <w:r>
        <w:rPr>
          <w:b/>
          <w:color w:val="005670"/>
        </w:rPr>
        <w:t>Step 2 — Ask a question</w:t>
      </w:r>
    </w:p>
    <w:p w14:paraId="058F0BB6" w14:textId="77777777" w:rsidR="00F529BC" w:rsidRDefault="00F529BC" w:rsidP="00F529BC">
      <w:pPr>
        <w:spacing w:after="40"/>
        <w:ind w:left="432"/>
      </w:pPr>
      <w:r>
        <w:rPr>
          <w:color w:val="231F20"/>
          <w:sz w:val="21"/>
        </w:rPr>
        <w:t>Click a starter chip or type: "What are the RMI ports for distributed installation?"</w:t>
      </w:r>
    </w:p>
    <w:p w14:paraId="5BC0F0CD" w14:textId="77777777" w:rsidR="00F529BC" w:rsidRDefault="00F529BC" w:rsidP="00F529BC">
      <w:pPr>
        <w:spacing w:after="40"/>
        <w:ind w:left="432"/>
      </w:pPr>
      <w:r>
        <w:rPr>
          <w:color w:val="231F20"/>
          <w:sz w:val="21"/>
        </w:rPr>
        <w:t xml:space="preserve">  Observe: Answer with [1] citation superscripts</w:t>
      </w:r>
    </w:p>
    <w:p w14:paraId="13E2BE58" w14:textId="77777777" w:rsidR="00F529BC" w:rsidRDefault="00F529BC" w:rsidP="00F529BC">
      <w:pPr>
        <w:spacing w:after="40"/>
        <w:ind w:left="432"/>
      </w:pPr>
      <w:r>
        <w:rPr>
          <w:color w:val="231F20"/>
          <w:sz w:val="21"/>
        </w:rPr>
        <w:t xml:space="preserve">  Observe: FULL / PARTIAL SUPPORT confidence badge</w:t>
      </w:r>
    </w:p>
    <w:p w14:paraId="7CACEF96" w14:textId="77777777" w:rsidR="00F529BC" w:rsidRDefault="00F529BC" w:rsidP="00F529BC">
      <w:pPr>
        <w:spacing w:after="40"/>
        <w:ind w:left="432"/>
      </w:pPr>
      <w:r>
        <w:rPr>
          <w:color w:val="231F20"/>
          <w:sz w:val="21"/>
        </w:rPr>
        <w:t xml:space="preserve">  Observe: Expandable source document card</w:t>
      </w:r>
    </w:p>
    <w:p w14:paraId="1170417C" w14:textId="77777777" w:rsidR="00F529BC" w:rsidRDefault="00F529BC" w:rsidP="00F529BC">
      <w:pPr>
        <w:spacing w:after="40"/>
        <w:ind w:left="432"/>
      </w:pPr>
      <w:r>
        <w:rPr>
          <w:color w:val="231F20"/>
          <w:sz w:val="21"/>
        </w:rPr>
        <w:t xml:space="preserve">  Observe: 3 follow-up question chips</w:t>
      </w:r>
    </w:p>
    <w:p w14:paraId="1A8CEC6B" w14:textId="77777777" w:rsidR="00F529BC" w:rsidRDefault="00F529BC" w:rsidP="00F529BC">
      <w:pPr>
        <w:spacing w:before="120" w:after="40"/>
      </w:pPr>
      <w:r>
        <w:rPr>
          <w:b/>
          <w:color w:val="005670"/>
        </w:rPr>
        <w:t>Step 3 — Click a follow-up chip</w:t>
      </w:r>
    </w:p>
    <w:p w14:paraId="2B568B75" w14:textId="77777777" w:rsidR="00F529BC" w:rsidRDefault="00F529BC" w:rsidP="00F529BC">
      <w:pPr>
        <w:spacing w:after="40"/>
        <w:ind w:left="432"/>
      </w:pPr>
      <w:r>
        <w:rPr>
          <w:color w:val="231F20"/>
          <w:sz w:val="21"/>
        </w:rPr>
        <w:t>Click one of the suggested follow-up questions.</w:t>
      </w:r>
    </w:p>
    <w:p w14:paraId="3230BF07" w14:textId="77777777" w:rsidR="00F529BC" w:rsidRDefault="00F529BC" w:rsidP="00F529BC">
      <w:pPr>
        <w:spacing w:after="40"/>
        <w:ind w:left="432"/>
      </w:pPr>
      <w:r>
        <w:rPr>
          <w:color w:val="231F20"/>
          <w:sz w:val="21"/>
        </w:rPr>
        <w:t xml:space="preserve">  Observe: Answer references the previous turn (multi-turn memory active)</w:t>
      </w:r>
    </w:p>
    <w:p w14:paraId="131D39E0" w14:textId="77777777" w:rsidR="00F529BC" w:rsidRDefault="00F529BC" w:rsidP="00F529BC">
      <w:pPr>
        <w:spacing w:before="120" w:after="40"/>
      </w:pPr>
      <w:r>
        <w:rPr>
          <w:b/>
          <w:color w:val="005670"/>
        </w:rPr>
        <w:t>Step 4 — Rate the answer</w:t>
      </w:r>
    </w:p>
    <w:p w14:paraId="6342010B" w14:textId="77777777" w:rsidR="00F529BC" w:rsidRDefault="00F529BC" w:rsidP="00F529BC">
      <w:pPr>
        <w:spacing w:after="40"/>
        <w:ind w:left="432"/>
      </w:pPr>
      <w:r>
        <w:rPr>
          <w:color w:val="231F20"/>
          <w:sz w:val="21"/>
        </w:rPr>
        <w:t>Click the thumbs up or thumbs down button on any response.</w:t>
      </w:r>
    </w:p>
    <w:p w14:paraId="762EE573" w14:textId="77777777" w:rsidR="00F529BC" w:rsidRDefault="00F529BC" w:rsidP="00F529BC">
      <w:pPr>
        <w:spacing w:before="120" w:after="40"/>
      </w:pPr>
      <w:r>
        <w:rPr>
          <w:b/>
          <w:color w:val="005670"/>
        </w:rPr>
        <w:t>Step 5 — View Analytics tab</w:t>
      </w:r>
    </w:p>
    <w:p w14:paraId="0025608C" w14:textId="77777777" w:rsidR="00F529BC" w:rsidRDefault="00F529BC" w:rsidP="00F529BC">
      <w:pPr>
        <w:spacing w:after="40"/>
        <w:ind w:left="432"/>
      </w:pPr>
      <w:r>
        <w:rPr>
          <w:color w:val="231F20"/>
          <w:sz w:val="21"/>
        </w:rPr>
        <w:t>Click Analytics in the left sidebar.</w:t>
      </w:r>
    </w:p>
    <w:p w14:paraId="34F58066" w14:textId="77777777" w:rsidR="00F529BC" w:rsidRDefault="00F529BC" w:rsidP="00F529BC">
      <w:pPr>
        <w:spacing w:after="40"/>
        <w:ind w:left="432"/>
      </w:pPr>
      <w:r>
        <w:rPr>
          <w:color w:val="231F20"/>
          <w:sz w:val="21"/>
        </w:rPr>
        <w:t xml:space="preserve">  Observe: Questions asked, answers generated, satisfaction rate, confidence breakdown, top documents</w:t>
      </w:r>
    </w:p>
    <w:p w14:paraId="494BA2F8" w14:textId="77777777" w:rsidR="00F529BC" w:rsidRDefault="00F529BC" w:rsidP="00F529BC">
      <w:pPr>
        <w:spacing w:before="120" w:after="40"/>
      </w:pPr>
      <w:r>
        <w:rPr>
          <w:b/>
          <w:color w:val="005670"/>
        </w:rPr>
        <w:t>Step 6 — Slack demo</w:t>
      </w:r>
    </w:p>
    <w:p w14:paraId="75B7EB1E" w14:textId="77777777" w:rsidR="00F529BC" w:rsidRDefault="00F529BC" w:rsidP="00F529BC">
      <w:pPr>
        <w:spacing w:after="40"/>
        <w:ind w:left="432"/>
      </w:pPr>
      <w:r>
        <w:rPr>
          <w:color w:val="231F20"/>
          <w:sz w:val="21"/>
        </w:rPr>
        <w:t>In the Slack workspace, type in any channel:</w:t>
      </w:r>
    </w:p>
    <w:p w14:paraId="2BC3D4BC" w14:textId="77777777" w:rsidR="00F529BC" w:rsidRDefault="00F529BC" w:rsidP="00F529BC">
      <w:pPr>
        <w:spacing w:after="40"/>
        <w:ind w:left="432"/>
      </w:pPr>
      <w:r>
        <w:rPr>
          <w:color w:val="231F20"/>
          <w:sz w:val="21"/>
        </w:rPr>
        <w:t xml:space="preserve">  /</w:t>
      </w:r>
      <w:proofErr w:type="gramStart"/>
      <w:r>
        <w:rPr>
          <w:color w:val="231F20"/>
          <w:sz w:val="21"/>
        </w:rPr>
        <w:t>ask</w:t>
      </w:r>
      <w:proofErr w:type="gramEnd"/>
      <w:r>
        <w:rPr>
          <w:color w:val="231F20"/>
          <w:sz w:val="21"/>
        </w:rPr>
        <w:t xml:space="preserve"> What is the total RAM capacity for Exadata System Configuration?</w:t>
      </w:r>
    </w:p>
    <w:p w14:paraId="12C50D70" w14:textId="77777777" w:rsidR="00F529BC" w:rsidRDefault="00F529BC" w:rsidP="00F529BC">
      <w:pPr>
        <w:spacing w:after="40"/>
        <w:ind w:left="432"/>
      </w:pPr>
      <w:r>
        <w:rPr>
          <w:color w:val="231F20"/>
          <w:sz w:val="21"/>
        </w:rPr>
        <w:t xml:space="preserve">  Observe: Instant acknowledgment &lt; 1 second</w:t>
      </w:r>
    </w:p>
    <w:p w14:paraId="2CA12CB3" w14:textId="77777777" w:rsidR="00F529BC" w:rsidRDefault="00F529BC" w:rsidP="00F529BC">
      <w:pPr>
        <w:spacing w:after="40"/>
        <w:ind w:left="432"/>
      </w:pPr>
      <w:r>
        <w:rPr>
          <w:color w:val="231F20"/>
          <w:sz w:val="21"/>
        </w:rPr>
        <w:t xml:space="preserve">  Observe: Full answer posted with confidence emoji, sources, follow-up suggestions</w:t>
      </w:r>
    </w:p>
    <w:p w14:paraId="3E3C8C8B" w14:textId="77777777" w:rsidR="00F529BC" w:rsidRDefault="00F529BC" w:rsidP="00F529BC">
      <w:pPr>
        <w:spacing w:after="120"/>
      </w:pPr>
    </w:p>
    <w:p w14:paraId="59D50B94" w14:textId="77777777" w:rsidR="000F5F1D" w:rsidRDefault="000F5F1D">
      <w:pPr>
        <w:rPr>
          <w:b/>
          <w:color w:val="005670"/>
          <w:sz w:val="24"/>
        </w:rPr>
      </w:pPr>
      <w:r>
        <w:rPr>
          <w:b/>
          <w:color w:val="005670"/>
          <w:sz w:val="24"/>
        </w:rPr>
        <w:br w:type="page"/>
      </w:r>
    </w:p>
    <w:p w14:paraId="33E88F35" w14:textId="3C5667B3" w:rsidR="00F529BC" w:rsidRDefault="00F529BC" w:rsidP="00F529BC">
      <w:pPr>
        <w:spacing w:after="80"/>
      </w:pPr>
      <w:r>
        <w:rPr>
          <w:b/>
          <w:color w:val="005670"/>
          <w:sz w:val="24"/>
        </w:rPr>
        <w:lastRenderedPageBreak/>
        <w:t xml:space="preserve">Governance Demo </w:t>
      </w:r>
    </w:p>
    <w:p w14:paraId="7BCAAE81" w14:textId="77777777" w:rsidR="00F529BC" w:rsidRDefault="00F529BC" w:rsidP="00F529BC">
      <w:pPr>
        <w:pStyle w:val="ListBullet"/>
        <w:tabs>
          <w:tab w:val="num" w:pos="360"/>
        </w:tabs>
        <w:spacing w:after="60"/>
        <w:ind w:left="360" w:hanging="360"/>
      </w:pPr>
      <w:r>
        <w:rPr>
          <w:color w:val="231F20"/>
          <w:sz w:val="21"/>
        </w:rPr>
        <w:t xml:space="preserve">Ask a question NOT covered in the documents → System says "The information is not available in the approved </w:t>
      </w:r>
      <w:proofErr w:type="gramStart"/>
      <w:r>
        <w:rPr>
          <w:color w:val="231F20"/>
          <w:sz w:val="21"/>
        </w:rPr>
        <w:t>documentation" —</w:t>
      </w:r>
      <w:proofErr w:type="gramEnd"/>
      <w:r>
        <w:rPr>
          <w:color w:val="231F20"/>
          <w:sz w:val="21"/>
        </w:rPr>
        <w:t xml:space="preserve"> it does not hallucinate</w:t>
      </w:r>
    </w:p>
    <w:p w14:paraId="29958B4B" w14:textId="77777777" w:rsidR="00F529BC" w:rsidRDefault="00F529BC" w:rsidP="00F529BC">
      <w:pPr>
        <w:pStyle w:val="ListBullet"/>
        <w:tabs>
          <w:tab w:val="num" w:pos="360"/>
        </w:tabs>
        <w:spacing w:after="60"/>
        <w:ind w:left="360" w:hanging="360"/>
      </w:pPr>
      <w:r>
        <w:rPr>
          <w:color w:val="231F20"/>
          <w:sz w:val="21"/>
        </w:rPr>
        <w:t>Show the NO SUPPORT confidence badge when triggered</w:t>
      </w:r>
    </w:p>
    <w:p w14:paraId="690D7C9B" w14:textId="77777777" w:rsidR="00F529BC" w:rsidRDefault="00F529BC" w:rsidP="00F529BC">
      <w:pPr>
        <w:pStyle w:val="ListBullet"/>
        <w:tabs>
          <w:tab w:val="num" w:pos="360"/>
        </w:tabs>
        <w:spacing w:after="60"/>
        <w:ind w:left="360" w:hanging="360"/>
      </w:pPr>
      <w:r>
        <w:rPr>
          <w:color w:val="231F20"/>
          <w:sz w:val="21"/>
        </w:rPr>
        <w:t>Show source cards — every claim traceable to an exact document with title and link</w:t>
      </w:r>
    </w:p>
    <w:p w14:paraId="457247A3" w14:textId="77777777" w:rsidR="00F529BC" w:rsidRDefault="00F529BC" w:rsidP="00F529BC">
      <w:pPr>
        <w:pStyle w:val="ListBullet"/>
        <w:tabs>
          <w:tab w:val="num" w:pos="360"/>
        </w:tabs>
        <w:spacing w:after="60"/>
        <w:ind w:left="360" w:hanging="360"/>
      </w:pPr>
      <w:r>
        <w:rPr>
          <w:color w:val="231F20"/>
          <w:sz w:val="21"/>
        </w:rPr>
        <w:t>Show Analytics tab — confidence breakdown proves governance is measurable</w:t>
      </w:r>
    </w:p>
    <w:p w14:paraId="65A9BCFB" w14:textId="77777777" w:rsidR="004D55C4" w:rsidRDefault="004D55C4" w:rsidP="00392884">
      <w:pPr>
        <w:rPr>
          <w:b/>
          <w:color w:val="005670"/>
          <w:sz w:val="32"/>
        </w:rPr>
      </w:pPr>
    </w:p>
    <w:p w14:paraId="2FA5A867" w14:textId="7B9D1ADC" w:rsidR="004D55C4" w:rsidRPr="004D55C4" w:rsidRDefault="004D55C4" w:rsidP="004D55C4">
      <w:pPr>
        <w:keepNext/>
        <w:keepLines/>
        <w:spacing w:before="160" w:after="80" w:line="278" w:lineRule="auto"/>
        <w:outlineLvl w:val="1"/>
        <w:rPr>
          <w:rFonts w:ascii="Aptos Display" w:eastAsia="Times New Roman" w:hAnsi="Aptos Display" w:cs="Times New Roman"/>
          <w:color w:val="0F4761"/>
          <w:sz w:val="32"/>
          <w:szCs w:val="32"/>
        </w:rPr>
      </w:pPr>
      <w:bookmarkStart w:id="5" w:name="_Toc225603278"/>
      <w:r w:rsidRPr="004D55C4">
        <w:rPr>
          <w:rFonts w:ascii="Aptos Display" w:eastAsia="Times New Roman" w:hAnsi="Aptos Display" w:cs="Times New Roman"/>
          <w:color w:val="0F4761"/>
          <w:sz w:val="32"/>
          <w:szCs w:val="32"/>
        </w:rPr>
        <w:t>5</w:t>
      </w:r>
      <w:proofErr w:type="gramStart"/>
      <w:r w:rsidRPr="004D55C4">
        <w:rPr>
          <w:rFonts w:ascii="Aptos Display" w:eastAsia="Times New Roman" w:hAnsi="Aptos Display" w:cs="Times New Roman"/>
          <w:color w:val="0F4761"/>
          <w:sz w:val="32"/>
          <w:szCs w:val="32"/>
        </w:rPr>
        <w:t>.  Competitive</w:t>
      </w:r>
      <w:proofErr w:type="gramEnd"/>
      <w:r w:rsidRPr="004D55C4">
        <w:rPr>
          <w:rFonts w:ascii="Aptos Display" w:eastAsia="Times New Roman" w:hAnsi="Aptos Display" w:cs="Times New Roman"/>
          <w:color w:val="0F4761"/>
          <w:sz w:val="32"/>
          <w:szCs w:val="32"/>
        </w:rPr>
        <w:t xml:space="preserve"> Differentiation </w:t>
      </w:r>
      <w:r>
        <w:rPr>
          <w:rFonts w:ascii="Aptos Display" w:eastAsia="Times New Roman" w:hAnsi="Aptos Display" w:cs="Times New Roman"/>
          <w:color w:val="0F4761"/>
          <w:sz w:val="32"/>
          <w:szCs w:val="32"/>
        </w:rPr>
        <w:t>-</w:t>
      </w:r>
      <w:r w:rsidRPr="004D55C4">
        <w:rPr>
          <w:rFonts w:ascii="Aptos Display" w:eastAsia="Times New Roman" w:hAnsi="Aptos Display" w:cs="Times New Roman"/>
          <w:color w:val="0F4761"/>
          <w:sz w:val="32"/>
          <w:szCs w:val="32"/>
        </w:rPr>
        <w:t xml:space="preserve"> Why Not Just Use Microsoft 365 Copilot?</w:t>
      </w:r>
      <w:bookmarkEnd w:id="5"/>
    </w:p>
    <w:p w14:paraId="013A487F" w14:textId="77777777" w:rsidR="004D55C4" w:rsidRDefault="004D55C4" w:rsidP="004D55C4">
      <w:pPr>
        <w:pBdr>
          <w:bottom w:val="single" w:sz="6" w:space="0" w:color="9B1B30"/>
        </w:pBdr>
      </w:pPr>
    </w:p>
    <w:p w14:paraId="33FBD1C8" w14:textId="77777777" w:rsidR="004D55C4" w:rsidRDefault="004D55C4" w:rsidP="004D55C4">
      <w:pPr>
        <w:spacing w:after="80"/>
      </w:pPr>
      <w:r>
        <w:rPr>
          <w:i/>
          <w:color w:val="231F20"/>
        </w:rPr>
        <w:t>A common question when evaluating this project: "Doesn't Microsoft 365 Copilot already do this?"</w:t>
      </w:r>
    </w:p>
    <w:p w14:paraId="5EABAE7C" w14:textId="77777777" w:rsidR="004D55C4" w:rsidRDefault="004D55C4" w:rsidP="004D55C4">
      <w:r>
        <w:rPr>
          <w:b/>
          <w:color w:val="005670"/>
        </w:rPr>
        <w:t>The short answer: Copilot solves a similar problem space, but in a fundamentally different — and less governed — way.</w:t>
      </w:r>
    </w:p>
    <w:p w14:paraId="7B51C5AA" w14:textId="77777777" w:rsidR="004D55C4" w:rsidRDefault="004D55C4" w:rsidP="004D55C4">
      <w:pPr>
        <w:spacing w:after="80"/>
      </w:pPr>
      <w:r>
        <w:rPr>
          <w:b/>
          <w:color w:val="005670"/>
          <w:sz w:val="24"/>
        </w:rPr>
        <w:t>Feature Comparison</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89"/>
        <w:gridCol w:w="3309"/>
        <w:gridCol w:w="3452"/>
      </w:tblGrid>
      <w:tr w:rsidR="004D55C4" w14:paraId="6F464CD6" w14:textId="77777777">
        <w:tc>
          <w:tcPr>
            <w:tcW w:w="2592" w:type="dxa"/>
            <w:tcBorders>
              <w:top w:val="single" w:sz="4" w:space="0" w:color="D0D0D0"/>
              <w:left w:val="single" w:sz="4" w:space="0" w:color="D0D0D0"/>
              <w:bottom w:val="single" w:sz="4" w:space="0" w:color="D0D0D0"/>
              <w:right w:val="single" w:sz="4" w:space="0" w:color="D0D0D0"/>
            </w:tcBorders>
            <w:shd w:val="clear" w:color="auto" w:fill="005670"/>
            <w:hideMark/>
          </w:tcPr>
          <w:p w14:paraId="0B190199" w14:textId="77777777" w:rsidR="004D55C4" w:rsidRDefault="004D55C4">
            <w:pPr>
              <w:spacing w:before="60" w:after="60"/>
            </w:pPr>
            <w:r>
              <w:rPr>
                <w:b/>
                <w:color w:val="FFFFFF"/>
                <w:sz w:val="20"/>
              </w:rPr>
              <w:t>Feature</w:t>
            </w:r>
          </w:p>
        </w:tc>
        <w:tc>
          <w:tcPr>
            <w:tcW w:w="3312" w:type="dxa"/>
            <w:tcBorders>
              <w:top w:val="single" w:sz="4" w:space="0" w:color="D0D0D0"/>
              <w:left w:val="single" w:sz="4" w:space="0" w:color="D0D0D0"/>
              <w:bottom w:val="single" w:sz="4" w:space="0" w:color="D0D0D0"/>
              <w:right w:val="single" w:sz="4" w:space="0" w:color="D0D0D0"/>
            </w:tcBorders>
            <w:shd w:val="clear" w:color="auto" w:fill="005670"/>
            <w:hideMark/>
          </w:tcPr>
          <w:p w14:paraId="595F015A" w14:textId="77777777" w:rsidR="004D55C4" w:rsidRDefault="004D55C4">
            <w:pPr>
              <w:spacing w:before="60" w:after="60"/>
            </w:pPr>
            <w:r>
              <w:rPr>
                <w:b/>
                <w:color w:val="FFFFFF"/>
                <w:sz w:val="20"/>
              </w:rPr>
              <w:t>M365 Copilot</w:t>
            </w:r>
          </w:p>
        </w:tc>
        <w:tc>
          <w:tcPr>
            <w:tcW w:w="3456" w:type="dxa"/>
            <w:tcBorders>
              <w:top w:val="single" w:sz="4" w:space="0" w:color="D0D0D0"/>
              <w:left w:val="single" w:sz="4" w:space="0" w:color="D0D0D0"/>
              <w:bottom w:val="single" w:sz="4" w:space="0" w:color="D0D0D0"/>
              <w:right w:val="single" w:sz="4" w:space="0" w:color="D0D0D0"/>
            </w:tcBorders>
            <w:shd w:val="clear" w:color="auto" w:fill="005670"/>
            <w:hideMark/>
          </w:tcPr>
          <w:p w14:paraId="2CC3D16F" w14:textId="77777777" w:rsidR="004D55C4" w:rsidRDefault="004D55C4">
            <w:pPr>
              <w:spacing w:before="60" w:after="60"/>
            </w:pPr>
            <w:r>
              <w:rPr>
                <w:b/>
                <w:color w:val="FFFFFF"/>
                <w:sz w:val="20"/>
              </w:rPr>
              <w:t>Our System</w:t>
            </w:r>
          </w:p>
        </w:tc>
      </w:tr>
      <w:tr w:rsidR="004D55C4" w14:paraId="2DE4EE61"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76FEB2D0" w14:textId="77777777" w:rsidR="004D55C4" w:rsidRDefault="004D55C4">
            <w:pPr>
              <w:spacing w:before="40" w:after="40"/>
            </w:pPr>
            <w:r>
              <w:rPr>
                <w:color w:val="231F20"/>
                <w:sz w:val="20"/>
              </w:rPr>
              <w:t>Cost</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241EC62F" w14:textId="77777777" w:rsidR="004D55C4" w:rsidRDefault="004D55C4">
            <w:pPr>
              <w:spacing w:before="40" w:after="40"/>
            </w:pPr>
            <w:r>
              <w:rPr>
                <w:color w:val="231F20"/>
                <w:sz w:val="20"/>
              </w:rPr>
              <w:t>~$30/user/month ($360/user/year)</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4BA5ACD9" w14:textId="77777777" w:rsidR="004D55C4" w:rsidRDefault="004D55C4">
            <w:pPr>
              <w:spacing w:before="40" w:after="40"/>
            </w:pPr>
            <w:r>
              <w:rPr>
                <w:color w:val="231F20"/>
                <w:sz w:val="20"/>
              </w:rPr>
              <w:t>GCP pay-per-use (cents per query)</w:t>
            </w:r>
          </w:p>
        </w:tc>
      </w:tr>
      <w:tr w:rsidR="004D55C4" w14:paraId="46E34B2A"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4299C825" w14:textId="77777777" w:rsidR="004D55C4" w:rsidRDefault="004D55C4">
            <w:pPr>
              <w:spacing w:before="40" w:after="40"/>
            </w:pPr>
            <w:r>
              <w:rPr>
                <w:color w:val="231F20"/>
                <w:sz w:val="20"/>
              </w:rPr>
              <w:t>Document scope</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20A0032B" w14:textId="77777777" w:rsidR="004D55C4" w:rsidRDefault="004D55C4">
            <w:pPr>
              <w:spacing w:before="40" w:after="40"/>
            </w:pPr>
            <w:r>
              <w:rPr>
                <w:color w:val="231F20"/>
                <w:sz w:val="20"/>
              </w:rPr>
              <w:t xml:space="preserve">Searches ALL files </w:t>
            </w:r>
            <w:proofErr w:type="gramStart"/>
            <w:r>
              <w:rPr>
                <w:color w:val="231F20"/>
                <w:sz w:val="20"/>
              </w:rPr>
              <w:t>user</w:t>
            </w:r>
            <w:proofErr w:type="gramEnd"/>
            <w:r>
              <w:rPr>
                <w:color w:val="231F20"/>
                <w:sz w:val="20"/>
              </w:rPr>
              <w:t xml:space="preserve"> can access</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35A6464A" w14:textId="77777777" w:rsidR="004D55C4" w:rsidRDefault="004D55C4">
            <w:pPr>
              <w:spacing w:before="40" w:after="40"/>
            </w:pPr>
            <w:r>
              <w:rPr>
                <w:color w:val="231F20"/>
                <w:sz w:val="20"/>
              </w:rPr>
              <w:t>Only explicitly approved documents</w:t>
            </w:r>
          </w:p>
        </w:tc>
      </w:tr>
      <w:tr w:rsidR="004D55C4" w14:paraId="44B57F6D"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18C772A3" w14:textId="77777777" w:rsidR="004D55C4" w:rsidRDefault="004D55C4">
            <w:pPr>
              <w:spacing w:before="40" w:after="40"/>
            </w:pPr>
            <w:r>
              <w:rPr>
                <w:color w:val="231F20"/>
                <w:sz w:val="20"/>
              </w:rPr>
              <w:t>Citation level</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36858BAA" w14:textId="77777777" w:rsidR="004D55C4" w:rsidRDefault="004D55C4">
            <w:pPr>
              <w:spacing w:before="40" w:after="40"/>
            </w:pPr>
            <w:r>
              <w:rPr>
                <w:color w:val="231F20"/>
                <w:sz w:val="20"/>
              </w:rPr>
              <w:t>General "based on your files"</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3C4BD84B" w14:textId="77777777" w:rsidR="004D55C4" w:rsidRDefault="004D55C4">
            <w:pPr>
              <w:spacing w:before="40" w:after="40"/>
            </w:pPr>
            <w:r>
              <w:rPr>
                <w:color w:val="231F20"/>
                <w:sz w:val="20"/>
              </w:rPr>
              <w:t>Numbered [1] citations per sentence</w:t>
            </w:r>
          </w:p>
        </w:tc>
      </w:tr>
      <w:tr w:rsidR="004D55C4" w14:paraId="59903C8A"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01E64BB2" w14:textId="77777777" w:rsidR="004D55C4" w:rsidRDefault="004D55C4">
            <w:pPr>
              <w:spacing w:before="40" w:after="40"/>
            </w:pPr>
            <w:r>
              <w:rPr>
                <w:color w:val="231F20"/>
                <w:sz w:val="20"/>
              </w:rPr>
              <w:t>Confidence scoring</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7AF2AFFF" w14:textId="77777777" w:rsidR="004D55C4" w:rsidRDefault="004D55C4">
            <w:pPr>
              <w:spacing w:before="40" w:after="40"/>
            </w:pPr>
            <w:r>
              <w:rPr>
                <w:color w:val="231F20"/>
                <w:sz w:val="20"/>
              </w:rPr>
              <w:t>None</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4B56BCA7" w14:textId="77777777" w:rsidR="004D55C4" w:rsidRDefault="004D55C4">
            <w:pPr>
              <w:spacing w:before="40" w:after="40"/>
            </w:pPr>
            <w:r>
              <w:rPr>
                <w:color w:val="231F20"/>
                <w:sz w:val="20"/>
              </w:rPr>
              <w:t>FULL / PARTIAL / NO SUPPORT</w:t>
            </w:r>
          </w:p>
        </w:tc>
      </w:tr>
      <w:tr w:rsidR="004D55C4" w14:paraId="4CA4FBCC"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0D6F6D3A" w14:textId="77777777" w:rsidR="004D55C4" w:rsidRDefault="004D55C4">
            <w:pPr>
              <w:spacing w:before="40" w:after="40"/>
            </w:pPr>
            <w:r>
              <w:rPr>
                <w:color w:val="231F20"/>
                <w:sz w:val="20"/>
              </w:rPr>
              <w:t>Governance control</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06BDFD8D" w14:textId="77777777" w:rsidR="004D55C4" w:rsidRDefault="004D55C4">
            <w:pPr>
              <w:spacing w:before="40" w:after="40"/>
            </w:pPr>
            <w:r>
              <w:rPr>
                <w:color w:val="231F20"/>
                <w:sz w:val="20"/>
              </w:rPr>
              <w:t>Microsoft controls the stack</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41B4B588" w14:textId="77777777" w:rsidR="004D55C4" w:rsidRDefault="004D55C4">
            <w:pPr>
              <w:spacing w:before="40" w:after="40"/>
            </w:pPr>
            <w:r>
              <w:rPr>
                <w:color w:val="231F20"/>
                <w:sz w:val="20"/>
              </w:rPr>
              <w:t>100% isolated in Stewart's GCP project</w:t>
            </w:r>
          </w:p>
        </w:tc>
      </w:tr>
      <w:tr w:rsidR="004D55C4" w14:paraId="7C216AC9"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705C8F55" w14:textId="77777777" w:rsidR="004D55C4" w:rsidRDefault="004D55C4">
            <w:pPr>
              <w:spacing w:before="40" w:after="40"/>
            </w:pPr>
            <w:r>
              <w:rPr>
                <w:color w:val="231F20"/>
                <w:sz w:val="20"/>
              </w:rPr>
              <w:t>Approval workflow</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29F3A1FF" w14:textId="77777777" w:rsidR="004D55C4" w:rsidRDefault="004D55C4">
            <w:pPr>
              <w:spacing w:before="40" w:after="40"/>
            </w:pPr>
            <w:r>
              <w:rPr>
                <w:color w:val="231F20"/>
                <w:sz w:val="20"/>
              </w:rPr>
              <w:t>No document gating</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029A7FB1" w14:textId="77777777" w:rsidR="004D55C4" w:rsidRDefault="004D55C4">
            <w:pPr>
              <w:spacing w:before="40" w:after="40"/>
            </w:pPr>
            <w:r>
              <w:rPr>
                <w:color w:val="231F20"/>
                <w:sz w:val="20"/>
              </w:rPr>
              <w:t>Only approved docs can be cited</w:t>
            </w:r>
          </w:p>
        </w:tc>
      </w:tr>
      <w:tr w:rsidR="004D55C4" w14:paraId="1E336C9A"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290A97C9" w14:textId="77777777" w:rsidR="004D55C4" w:rsidRDefault="004D55C4">
            <w:pPr>
              <w:spacing w:before="40" w:after="40"/>
            </w:pPr>
            <w:r>
              <w:rPr>
                <w:color w:val="231F20"/>
                <w:sz w:val="20"/>
              </w:rPr>
              <w:t>Custom branding</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166DC0AE" w14:textId="77777777" w:rsidR="004D55C4" w:rsidRDefault="004D55C4">
            <w:pPr>
              <w:spacing w:before="40" w:after="40"/>
            </w:pPr>
            <w:r>
              <w:rPr>
                <w:color w:val="231F20"/>
                <w:sz w:val="20"/>
              </w:rPr>
              <w:t>Microsoft UI only</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0B8591B4" w14:textId="77777777" w:rsidR="004D55C4" w:rsidRDefault="004D55C4">
            <w:pPr>
              <w:spacing w:before="40" w:after="40"/>
            </w:pPr>
            <w:r>
              <w:rPr>
                <w:color w:val="231F20"/>
                <w:sz w:val="20"/>
              </w:rPr>
              <w:t>Full Stewart brand identity</w:t>
            </w:r>
          </w:p>
        </w:tc>
      </w:tr>
      <w:tr w:rsidR="004D55C4" w14:paraId="653B5130"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35DA0AFD" w14:textId="77777777" w:rsidR="004D55C4" w:rsidRDefault="004D55C4">
            <w:pPr>
              <w:spacing w:before="40" w:after="40"/>
            </w:pPr>
            <w:r>
              <w:rPr>
                <w:color w:val="231F20"/>
                <w:sz w:val="20"/>
              </w:rPr>
              <w:t>Session analytics</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08E46AD9" w14:textId="77777777" w:rsidR="004D55C4" w:rsidRDefault="004D55C4">
            <w:pPr>
              <w:spacing w:before="40" w:after="40"/>
            </w:pPr>
            <w:r>
              <w:rPr>
                <w:color w:val="231F20"/>
                <w:sz w:val="20"/>
              </w:rPr>
              <w:t>None</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3DE3BFA1" w14:textId="77777777" w:rsidR="004D55C4" w:rsidRDefault="004D55C4">
            <w:pPr>
              <w:spacing w:before="40" w:after="40"/>
            </w:pPr>
            <w:r>
              <w:rPr>
                <w:color w:val="231F20"/>
                <w:sz w:val="20"/>
              </w:rPr>
              <w:t>Confidence breakdown + satisfaction rate</w:t>
            </w:r>
          </w:p>
        </w:tc>
      </w:tr>
      <w:tr w:rsidR="004D55C4" w14:paraId="2B100280"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2FA68624" w14:textId="77777777" w:rsidR="004D55C4" w:rsidRDefault="004D55C4">
            <w:pPr>
              <w:spacing w:before="40" w:after="40"/>
            </w:pPr>
            <w:r>
              <w:rPr>
                <w:color w:val="231F20"/>
                <w:sz w:val="20"/>
              </w:rPr>
              <w:t>Follow-up suggestions</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2274D58B" w14:textId="77777777" w:rsidR="004D55C4" w:rsidRDefault="004D55C4">
            <w:pPr>
              <w:spacing w:before="40" w:after="40"/>
            </w:pPr>
            <w:r>
              <w:rPr>
                <w:color w:val="231F20"/>
                <w:sz w:val="20"/>
              </w:rPr>
              <w:t>Basic</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7730ED64" w14:textId="77777777" w:rsidR="004D55C4" w:rsidRDefault="004D55C4">
            <w:pPr>
              <w:spacing w:before="40" w:after="40"/>
            </w:pPr>
            <w:r>
              <w:rPr>
                <w:color w:val="231F20"/>
                <w:sz w:val="20"/>
              </w:rPr>
              <w:t>Context-aware, topic-specific chips</w:t>
            </w:r>
          </w:p>
        </w:tc>
      </w:tr>
      <w:tr w:rsidR="004D55C4" w14:paraId="65D63B34"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203CB501" w14:textId="77777777" w:rsidR="004D55C4" w:rsidRDefault="004D55C4">
            <w:pPr>
              <w:spacing w:before="40" w:after="40"/>
            </w:pPr>
            <w:r>
              <w:rPr>
                <w:color w:val="231F20"/>
                <w:sz w:val="20"/>
              </w:rPr>
              <w:t>Vendor dependency</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53F8AC4C" w14:textId="77777777" w:rsidR="004D55C4" w:rsidRDefault="004D55C4">
            <w:pPr>
              <w:spacing w:before="40" w:after="40"/>
            </w:pPr>
            <w:r>
              <w:rPr>
                <w:color w:val="231F20"/>
                <w:sz w:val="20"/>
              </w:rPr>
              <w:t>Deep Microsoft lock-in</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05F6BDA6" w14:textId="77777777" w:rsidR="004D55C4" w:rsidRDefault="004D55C4">
            <w:pPr>
              <w:spacing w:before="40" w:after="40"/>
            </w:pPr>
            <w:r>
              <w:rPr>
                <w:color w:val="231F20"/>
                <w:sz w:val="20"/>
              </w:rPr>
              <w:t>Portable — any GCP service swappable</w:t>
            </w:r>
          </w:p>
        </w:tc>
      </w:tr>
      <w:tr w:rsidR="004D55C4" w14:paraId="287EBB3B" w14:textId="77777777">
        <w:tc>
          <w:tcPr>
            <w:tcW w:w="2592" w:type="dxa"/>
            <w:tcBorders>
              <w:top w:val="single" w:sz="4" w:space="0" w:color="D0D0D0"/>
              <w:left w:val="single" w:sz="4" w:space="0" w:color="D0D0D0"/>
              <w:bottom w:val="single" w:sz="4" w:space="0" w:color="D0D0D0"/>
              <w:right w:val="single" w:sz="4" w:space="0" w:color="D0D0D0"/>
            </w:tcBorders>
            <w:shd w:val="clear" w:color="auto" w:fill="E6F2F6"/>
            <w:hideMark/>
          </w:tcPr>
          <w:p w14:paraId="66AA390B" w14:textId="77777777" w:rsidR="004D55C4" w:rsidRDefault="004D55C4">
            <w:pPr>
              <w:spacing w:before="40" w:after="40"/>
            </w:pPr>
            <w:r>
              <w:rPr>
                <w:color w:val="231F20"/>
                <w:sz w:val="20"/>
              </w:rPr>
              <w:t>M365 license required</w:t>
            </w:r>
          </w:p>
        </w:tc>
        <w:tc>
          <w:tcPr>
            <w:tcW w:w="3312" w:type="dxa"/>
            <w:tcBorders>
              <w:top w:val="single" w:sz="4" w:space="0" w:color="D0D0D0"/>
              <w:left w:val="single" w:sz="4" w:space="0" w:color="D0D0D0"/>
              <w:bottom w:val="single" w:sz="4" w:space="0" w:color="D0D0D0"/>
              <w:right w:val="single" w:sz="4" w:space="0" w:color="D0D0D0"/>
            </w:tcBorders>
            <w:shd w:val="clear" w:color="auto" w:fill="E6F2F6"/>
            <w:hideMark/>
          </w:tcPr>
          <w:p w14:paraId="2B5B3E34" w14:textId="77777777" w:rsidR="004D55C4" w:rsidRDefault="004D55C4">
            <w:pPr>
              <w:spacing w:before="40" w:after="40"/>
            </w:pPr>
            <w:r>
              <w:rPr>
                <w:color w:val="231F20"/>
                <w:sz w:val="20"/>
              </w:rPr>
              <w:t>Yes — E3/E5 + Copilot add-on</w:t>
            </w:r>
          </w:p>
        </w:tc>
        <w:tc>
          <w:tcPr>
            <w:tcW w:w="3456" w:type="dxa"/>
            <w:tcBorders>
              <w:top w:val="single" w:sz="4" w:space="0" w:color="D0D0D0"/>
              <w:left w:val="single" w:sz="4" w:space="0" w:color="D0D0D0"/>
              <w:bottom w:val="single" w:sz="4" w:space="0" w:color="D0D0D0"/>
              <w:right w:val="single" w:sz="4" w:space="0" w:color="D0D0D0"/>
            </w:tcBorders>
            <w:shd w:val="clear" w:color="auto" w:fill="E6F2F6"/>
            <w:hideMark/>
          </w:tcPr>
          <w:p w14:paraId="666E173F" w14:textId="77777777" w:rsidR="004D55C4" w:rsidRDefault="004D55C4">
            <w:pPr>
              <w:spacing w:before="40" w:after="40"/>
            </w:pPr>
            <w:r>
              <w:rPr>
                <w:color w:val="231F20"/>
                <w:sz w:val="20"/>
              </w:rPr>
              <w:t>No — open web + Slack</w:t>
            </w:r>
          </w:p>
        </w:tc>
      </w:tr>
      <w:tr w:rsidR="004D55C4" w14:paraId="16F8E474" w14:textId="77777777">
        <w:tc>
          <w:tcPr>
            <w:tcW w:w="2592" w:type="dxa"/>
            <w:tcBorders>
              <w:top w:val="single" w:sz="4" w:space="0" w:color="D0D0D0"/>
              <w:left w:val="single" w:sz="4" w:space="0" w:color="D0D0D0"/>
              <w:bottom w:val="single" w:sz="4" w:space="0" w:color="D0D0D0"/>
              <w:right w:val="single" w:sz="4" w:space="0" w:color="D0D0D0"/>
            </w:tcBorders>
            <w:shd w:val="clear" w:color="auto" w:fill="FFFFFF"/>
            <w:hideMark/>
          </w:tcPr>
          <w:p w14:paraId="20E19D21" w14:textId="77777777" w:rsidR="004D55C4" w:rsidRDefault="004D55C4">
            <w:pPr>
              <w:spacing w:before="40" w:after="40"/>
            </w:pPr>
            <w:r>
              <w:rPr>
                <w:color w:val="231F20"/>
                <w:sz w:val="20"/>
              </w:rPr>
              <w:t>Data residency</w:t>
            </w:r>
          </w:p>
        </w:tc>
        <w:tc>
          <w:tcPr>
            <w:tcW w:w="3312" w:type="dxa"/>
            <w:tcBorders>
              <w:top w:val="single" w:sz="4" w:space="0" w:color="D0D0D0"/>
              <w:left w:val="single" w:sz="4" w:space="0" w:color="D0D0D0"/>
              <w:bottom w:val="single" w:sz="4" w:space="0" w:color="D0D0D0"/>
              <w:right w:val="single" w:sz="4" w:space="0" w:color="D0D0D0"/>
            </w:tcBorders>
            <w:shd w:val="clear" w:color="auto" w:fill="FFFFFF"/>
            <w:hideMark/>
          </w:tcPr>
          <w:p w14:paraId="0A55B489" w14:textId="77777777" w:rsidR="004D55C4" w:rsidRDefault="004D55C4">
            <w:pPr>
              <w:spacing w:before="40" w:after="40"/>
            </w:pPr>
            <w:r>
              <w:rPr>
                <w:color w:val="231F20"/>
                <w:sz w:val="20"/>
              </w:rPr>
              <w:t>Microsoft processes your data</w:t>
            </w:r>
          </w:p>
        </w:tc>
        <w:tc>
          <w:tcPr>
            <w:tcW w:w="3456" w:type="dxa"/>
            <w:tcBorders>
              <w:top w:val="single" w:sz="4" w:space="0" w:color="D0D0D0"/>
              <w:left w:val="single" w:sz="4" w:space="0" w:color="D0D0D0"/>
              <w:bottom w:val="single" w:sz="4" w:space="0" w:color="D0D0D0"/>
              <w:right w:val="single" w:sz="4" w:space="0" w:color="D0D0D0"/>
            </w:tcBorders>
            <w:shd w:val="clear" w:color="auto" w:fill="FFFFFF"/>
            <w:hideMark/>
          </w:tcPr>
          <w:p w14:paraId="14FBB26E" w14:textId="77777777" w:rsidR="004D55C4" w:rsidRDefault="004D55C4">
            <w:pPr>
              <w:spacing w:before="40" w:after="40"/>
            </w:pPr>
            <w:r>
              <w:rPr>
                <w:color w:val="231F20"/>
                <w:sz w:val="20"/>
              </w:rPr>
              <w:t>Data never leaves your GCP project</w:t>
            </w:r>
          </w:p>
        </w:tc>
      </w:tr>
    </w:tbl>
    <w:p w14:paraId="6560FC59" w14:textId="77777777" w:rsidR="004D55C4" w:rsidRDefault="004D55C4" w:rsidP="004D55C4"/>
    <w:p w14:paraId="54BDC3BD" w14:textId="77777777" w:rsidR="004D55C4" w:rsidRDefault="004D55C4" w:rsidP="004D55C4">
      <w:pPr>
        <w:spacing w:after="80"/>
      </w:pPr>
      <w:r>
        <w:rPr>
          <w:b/>
          <w:color w:val="005670"/>
          <w:sz w:val="24"/>
        </w:rPr>
        <w:t>The Core Governance Difference</w:t>
      </w:r>
    </w:p>
    <w:p w14:paraId="0F0B0899" w14:textId="77777777" w:rsidR="004D55C4" w:rsidRDefault="004D55C4" w:rsidP="004D55C4">
      <w:pPr>
        <w:spacing w:after="120"/>
      </w:pPr>
      <w:r>
        <w:rPr>
          <w:color w:val="231F20"/>
        </w:rPr>
        <w:t>Microsoft 365 Copilot searches everything a user has permission to access — SharePoint, OneDrive, emails, Teams chats. There is no document approval layer. A user asking about cloud infrastructure might get an answer pulled from an outdated email thread, an unapproved draft, or an irrelevant HR document.</w:t>
      </w:r>
    </w:p>
    <w:p w14:paraId="35558E61" w14:textId="77777777" w:rsidR="004D55C4" w:rsidRDefault="004D55C4" w:rsidP="004D55C4">
      <w:r>
        <w:rPr>
          <w:b/>
          <w:color w:val="005670"/>
        </w:rPr>
        <w:lastRenderedPageBreak/>
        <w:t>Our system inverts this: only documents that have been explicitly approved, ingested, and indexed can ever appear in an answer. This is a fundamentally different trust model — one that aligns with enterprise compliance, legal defensibility, and audit requirements.</w:t>
      </w:r>
    </w:p>
    <w:p w14:paraId="2E43ECF1" w14:textId="77777777" w:rsidR="004D55C4" w:rsidRDefault="004D55C4" w:rsidP="004D55C4">
      <w:pPr>
        <w:spacing w:after="80"/>
      </w:pPr>
      <w:r>
        <w:rPr>
          <w:b/>
          <w:color w:val="005670"/>
          <w:sz w:val="24"/>
        </w:rPr>
        <w:t>The Citation Difference</w:t>
      </w:r>
    </w:p>
    <w:p w14:paraId="7EE59AE2" w14:textId="77777777" w:rsidR="004D55C4" w:rsidRDefault="004D55C4" w:rsidP="004D55C4">
      <w:pPr>
        <w:spacing w:after="80"/>
      </w:pPr>
      <w:r>
        <w:rPr>
          <w:color w:val="231F20"/>
        </w:rPr>
        <w:t>Copilot tells you an answer came "from your SharePoint files."</w:t>
      </w:r>
    </w:p>
    <w:p w14:paraId="4973DF4A" w14:textId="77777777" w:rsidR="004D55C4" w:rsidRDefault="004D55C4" w:rsidP="004D55C4">
      <w:r>
        <w:rPr>
          <w:i/>
          <w:color w:val="231F20"/>
        </w:rPr>
        <w:t>Our system tells you: "The Quarter Rack has 1440 GB RAM [</w:t>
      </w:r>
      <w:proofErr w:type="gramStart"/>
      <w:r>
        <w:rPr>
          <w:i/>
          <w:color w:val="231F20"/>
        </w:rPr>
        <w:t>1] —</w:t>
      </w:r>
      <w:proofErr w:type="gramEnd"/>
      <w:r>
        <w:rPr>
          <w:i/>
          <w:color w:val="231F20"/>
        </w:rPr>
        <w:t xml:space="preserve"> sourced from Cloud Infrastructure Guide, page 4." Every factual claim is numbered, every number links to a specific document card with title, URI, and the exact passage used. That is citation-level accountability that Copilot does not offer.</w:t>
      </w:r>
    </w:p>
    <w:p w14:paraId="7D49F837" w14:textId="77777777" w:rsidR="004D55C4" w:rsidRDefault="004D55C4" w:rsidP="004D55C4">
      <w:pPr>
        <w:spacing w:after="80"/>
      </w:pPr>
      <w:r>
        <w:rPr>
          <w:b/>
          <w:color w:val="005670"/>
          <w:sz w:val="24"/>
        </w:rPr>
        <w:t>The Cost Difference</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164"/>
        <w:gridCol w:w="3166"/>
        <w:gridCol w:w="3020"/>
      </w:tblGrid>
      <w:tr w:rsidR="004D55C4" w14:paraId="40A305A8" w14:textId="77777777">
        <w:tc>
          <w:tcPr>
            <w:tcW w:w="3168" w:type="dxa"/>
            <w:tcBorders>
              <w:top w:val="single" w:sz="4" w:space="0" w:color="D0D0D0"/>
              <w:left w:val="single" w:sz="4" w:space="0" w:color="D0D0D0"/>
              <w:bottom w:val="single" w:sz="4" w:space="0" w:color="D0D0D0"/>
              <w:right w:val="single" w:sz="4" w:space="0" w:color="D0D0D0"/>
            </w:tcBorders>
            <w:shd w:val="clear" w:color="auto" w:fill="005670"/>
            <w:hideMark/>
          </w:tcPr>
          <w:p w14:paraId="19C44A1F" w14:textId="77777777" w:rsidR="004D55C4" w:rsidRDefault="004D55C4">
            <w:pPr>
              <w:spacing w:before="60" w:after="60"/>
            </w:pPr>
            <w:r>
              <w:rPr>
                <w:b/>
                <w:color w:val="FFFFFF"/>
                <w:sz w:val="20"/>
              </w:rPr>
              <w:t>Scenario</w:t>
            </w:r>
          </w:p>
        </w:tc>
        <w:tc>
          <w:tcPr>
            <w:tcW w:w="3168" w:type="dxa"/>
            <w:tcBorders>
              <w:top w:val="single" w:sz="4" w:space="0" w:color="D0D0D0"/>
              <w:left w:val="single" w:sz="4" w:space="0" w:color="D0D0D0"/>
              <w:bottom w:val="single" w:sz="4" w:space="0" w:color="D0D0D0"/>
              <w:right w:val="single" w:sz="4" w:space="0" w:color="D0D0D0"/>
            </w:tcBorders>
            <w:shd w:val="clear" w:color="auto" w:fill="005670"/>
            <w:hideMark/>
          </w:tcPr>
          <w:p w14:paraId="1A5C4FB8" w14:textId="77777777" w:rsidR="004D55C4" w:rsidRDefault="004D55C4">
            <w:pPr>
              <w:spacing w:before="60" w:after="60"/>
            </w:pPr>
            <w:r>
              <w:rPr>
                <w:b/>
                <w:color w:val="FFFFFF"/>
                <w:sz w:val="20"/>
              </w:rPr>
              <w:t>M365 Copilot</w:t>
            </w:r>
          </w:p>
        </w:tc>
        <w:tc>
          <w:tcPr>
            <w:tcW w:w="3024" w:type="dxa"/>
            <w:tcBorders>
              <w:top w:val="single" w:sz="4" w:space="0" w:color="D0D0D0"/>
              <w:left w:val="single" w:sz="4" w:space="0" w:color="D0D0D0"/>
              <w:bottom w:val="single" w:sz="4" w:space="0" w:color="D0D0D0"/>
              <w:right w:val="single" w:sz="4" w:space="0" w:color="D0D0D0"/>
            </w:tcBorders>
            <w:shd w:val="clear" w:color="auto" w:fill="005670"/>
            <w:hideMark/>
          </w:tcPr>
          <w:p w14:paraId="626B121E" w14:textId="77777777" w:rsidR="004D55C4" w:rsidRDefault="004D55C4">
            <w:pPr>
              <w:spacing w:before="60" w:after="60"/>
            </w:pPr>
            <w:r>
              <w:rPr>
                <w:b/>
                <w:color w:val="FFFFFF"/>
                <w:sz w:val="20"/>
              </w:rPr>
              <w:t>Our System</w:t>
            </w:r>
          </w:p>
        </w:tc>
      </w:tr>
      <w:tr w:rsidR="004D55C4" w14:paraId="6D718019" w14:textId="77777777">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491CC211" w14:textId="77777777" w:rsidR="004D55C4" w:rsidRDefault="004D55C4">
            <w:pPr>
              <w:spacing w:before="40" w:after="40"/>
            </w:pPr>
            <w:r>
              <w:rPr>
                <w:color w:val="231F20"/>
                <w:sz w:val="20"/>
              </w:rPr>
              <w:t>100 users, 1 year</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6F4DDD51" w14:textId="77777777" w:rsidR="004D55C4" w:rsidRDefault="004D55C4">
            <w:pPr>
              <w:spacing w:before="40" w:after="40"/>
            </w:pPr>
            <w:r>
              <w:rPr>
                <w:color w:val="231F20"/>
                <w:sz w:val="20"/>
              </w:rPr>
              <w:t>~$36,000</w:t>
            </w:r>
          </w:p>
        </w:tc>
        <w:tc>
          <w:tcPr>
            <w:tcW w:w="3024" w:type="dxa"/>
            <w:tcBorders>
              <w:top w:val="single" w:sz="4" w:space="0" w:color="D0D0D0"/>
              <w:left w:val="single" w:sz="4" w:space="0" w:color="D0D0D0"/>
              <w:bottom w:val="single" w:sz="4" w:space="0" w:color="D0D0D0"/>
              <w:right w:val="single" w:sz="4" w:space="0" w:color="D0D0D0"/>
            </w:tcBorders>
            <w:shd w:val="clear" w:color="auto" w:fill="E6F2F6"/>
            <w:hideMark/>
          </w:tcPr>
          <w:p w14:paraId="19304FC9" w14:textId="77777777" w:rsidR="004D55C4" w:rsidRDefault="004D55C4">
            <w:pPr>
              <w:spacing w:before="40" w:after="40"/>
            </w:pPr>
            <w:r>
              <w:rPr>
                <w:color w:val="231F20"/>
                <w:sz w:val="20"/>
              </w:rPr>
              <w:t>~$50–200 (GCP usage only)</w:t>
            </w:r>
          </w:p>
        </w:tc>
      </w:tr>
      <w:tr w:rsidR="004D55C4" w14:paraId="7D68A597" w14:textId="77777777">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364C341F" w14:textId="77777777" w:rsidR="004D55C4" w:rsidRDefault="004D55C4">
            <w:pPr>
              <w:spacing w:before="40" w:after="40"/>
            </w:pPr>
            <w:r>
              <w:rPr>
                <w:color w:val="231F20"/>
                <w:sz w:val="20"/>
              </w:rPr>
              <w:t>Requires M365 E3/E5 license</w:t>
            </w:r>
          </w:p>
        </w:tc>
        <w:tc>
          <w:tcPr>
            <w:tcW w:w="3168" w:type="dxa"/>
            <w:tcBorders>
              <w:top w:val="single" w:sz="4" w:space="0" w:color="D0D0D0"/>
              <w:left w:val="single" w:sz="4" w:space="0" w:color="D0D0D0"/>
              <w:bottom w:val="single" w:sz="4" w:space="0" w:color="D0D0D0"/>
              <w:right w:val="single" w:sz="4" w:space="0" w:color="D0D0D0"/>
            </w:tcBorders>
            <w:shd w:val="clear" w:color="auto" w:fill="FFFFFF"/>
            <w:hideMark/>
          </w:tcPr>
          <w:p w14:paraId="2478589D" w14:textId="77777777" w:rsidR="004D55C4" w:rsidRDefault="004D55C4">
            <w:pPr>
              <w:spacing w:before="40" w:after="40"/>
            </w:pPr>
            <w:r>
              <w:rPr>
                <w:color w:val="231F20"/>
                <w:sz w:val="20"/>
              </w:rPr>
              <w:t>Yes (~$36/user/month extra)</w:t>
            </w:r>
          </w:p>
        </w:tc>
        <w:tc>
          <w:tcPr>
            <w:tcW w:w="3024" w:type="dxa"/>
            <w:tcBorders>
              <w:top w:val="single" w:sz="4" w:space="0" w:color="D0D0D0"/>
              <w:left w:val="single" w:sz="4" w:space="0" w:color="D0D0D0"/>
              <w:bottom w:val="single" w:sz="4" w:space="0" w:color="D0D0D0"/>
              <w:right w:val="single" w:sz="4" w:space="0" w:color="D0D0D0"/>
            </w:tcBorders>
            <w:shd w:val="clear" w:color="auto" w:fill="FFFFFF"/>
            <w:hideMark/>
          </w:tcPr>
          <w:p w14:paraId="37EC4039" w14:textId="77777777" w:rsidR="004D55C4" w:rsidRDefault="004D55C4">
            <w:pPr>
              <w:spacing w:before="40" w:after="40"/>
            </w:pPr>
            <w:r>
              <w:rPr>
                <w:color w:val="231F20"/>
                <w:sz w:val="20"/>
              </w:rPr>
              <w:t>No</w:t>
            </w:r>
          </w:p>
        </w:tc>
      </w:tr>
      <w:tr w:rsidR="004D55C4" w14:paraId="7142C028" w14:textId="77777777">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32A59EB9" w14:textId="77777777" w:rsidR="004D55C4" w:rsidRDefault="004D55C4">
            <w:pPr>
              <w:spacing w:before="40" w:after="40"/>
            </w:pPr>
            <w:r>
              <w:rPr>
                <w:color w:val="231F20"/>
                <w:sz w:val="20"/>
              </w:rPr>
              <w:t>Per-query cost model</w:t>
            </w:r>
          </w:p>
        </w:tc>
        <w:tc>
          <w:tcPr>
            <w:tcW w:w="3168" w:type="dxa"/>
            <w:tcBorders>
              <w:top w:val="single" w:sz="4" w:space="0" w:color="D0D0D0"/>
              <w:left w:val="single" w:sz="4" w:space="0" w:color="D0D0D0"/>
              <w:bottom w:val="single" w:sz="4" w:space="0" w:color="D0D0D0"/>
              <w:right w:val="single" w:sz="4" w:space="0" w:color="D0D0D0"/>
            </w:tcBorders>
            <w:shd w:val="clear" w:color="auto" w:fill="E6F2F6"/>
            <w:hideMark/>
          </w:tcPr>
          <w:p w14:paraId="16C6E545" w14:textId="77777777" w:rsidR="004D55C4" w:rsidRDefault="004D55C4">
            <w:pPr>
              <w:spacing w:before="40" w:after="40"/>
            </w:pPr>
            <w:r>
              <w:rPr>
                <w:color w:val="231F20"/>
                <w:sz w:val="20"/>
              </w:rPr>
              <w:t>Flat subscription</w:t>
            </w:r>
          </w:p>
        </w:tc>
        <w:tc>
          <w:tcPr>
            <w:tcW w:w="3024" w:type="dxa"/>
            <w:tcBorders>
              <w:top w:val="single" w:sz="4" w:space="0" w:color="D0D0D0"/>
              <w:left w:val="single" w:sz="4" w:space="0" w:color="D0D0D0"/>
              <w:bottom w:val="single" w:sz="4" w:space="0" w:color="D0D0D0"/>
              <w:right w:val="single" w:sz="4" w:space="0" w:color="D0D0D0"/>
            </w:tcBorders>
            <w:shd w:val="clear" w:color="auto" w:fill="E6F2F6"/>
            <w:hideMark/>
          </w:tcPr>
          <w:p w14:paraId="6756352C" w14:textId="77777777" w:rsidR="004D55C4" w:rsidRDefault="004D55C4">
            <w:pPr>
              <w:spacing w:before="40" w:after="40"/>
            </w:pPr>
            <w:r>
              <w:rPr>
                <w:color w:val="231F20"/>
                <w:sz w:val="20"/>
              </w:rPr>
              <w:t>Pay only for what you use</w:t>
            </w:r>
          </w:p>
        </w:tc>
      </w:tr>
    </w:tbl>
    <w:p w14:paraId="4997571F" w14:textId="77777777" w:rsidR="004D55C4" w:rsidRPr="004D55C4" w:rsidRDefault="004D55C4" w:rsidP="004D55C4"/>
    <w:p w14:paraId="62931287" w14:textId="77777777" w:rsidR="004D55C4" w:rsidRDefault="004D55C4" w:rsidP="00392884">
      <w:pPr>
        <w:rPr>
          <w:b/>
          <w:color w:val="005670"/>
          <w:sz w:val="32"/>
        </w:rPr>
      </w:pPr>
    </w:p>
    <w:p w14:paraId="5B79D517" w14:textId="3BC3D36F" w:rsidR="00F529BC" w:rsidRDefault="00F529BC" w:rsidP="00392884">
      <w:r>
        <w:rPr>
          <w:b/>
          <w:color w:val="005670"/>
          <w:sz w:val="32"/>
        </w:rPr>
        <w:t>Summary</w:t>
      </w:r>
    </w:p>
    <w:p w14:paraId="6BF0A733" w14:textId="77777777" w:rsidR="00F529BC" w:rsidRDefault="00F529BC" w:rsidP="00F529BC">
      <w:r>
        <w:rPr>
          <w:color w:val="231F20"/>
        </w:rPr>
        <w:t xml:space="preserve">This project demonstrates a production-deployed, enterprise-grade AI system built entirely on Google Cloud Platform during the AI </w:t>
      </w:r>
      <w:proofErr w:type="spellStart"/>
      <w:r>
        <w:rPr>
          <w:color w:val="231F20"/>
        </w:rPr>
        <w:t>Ideathon</w:t>
      </w:r>
      <w:proofErr w:type="spellEnd"/>
      <w:r>
        <w:rPr>
          <w:color w:val="231F20"/>
        </w:rPr>
        <w:t xml:space="preserve"> 2026. It directly addresses a real business problem at Stewart — knowledge accessibility and AI governance — using industry-standard patterns (RAG, grounding, citation tracking) deployed on GCP-native infrastructure.</w:t>
      </w:r>
    </w:p>
    <w:p w14:paraId="0A4B3330" w14:textId="0F0C9ED4" w:rsidR="00F529BC" w:rsidRDefault="00F529BC" w:rsidP="00F529BC">
      <w:pPr>
        <w:spacing w:after="400"/>
      </w:pPr>
      <w:r>
        <w:rPr>
          <w:b/>
          <w:color w:val="005670"/>
        </w:rPr>
        <w:t xml:space="preserve">The system is live, accessible from any device, and fully functional at </w:t>
      </w:r>
      <w:hyperlink r:id="rId17" w:history="1">
        <w:r w:rsidRPr="008C69CF">
          <w:rPr>
            <w:rStyle w:val="Hyperlink"/>
            <w:b/>
          </w:rPr>
          <w:t>https://aiideath</w:t>
        </w:r>
        <w:r w:rsidRPr="008C69CF">
          <w:rPr>
            <w:rStyle w:val="Hyperlink"/>
            <w:b/>
          </w:rPr>
          <w:t>o</w:t>
        </w:r>
        <w:r w:rsidRPr="008C69CF">
          <w:rPr>
            <w:rStyle w:val="Hyperlink"/>
            <w:b/>
          </w:rPr>
          <w:t>n.vercel.app</w:t>
        </w:r>
      </w:hyperlink>
      <w:r>
        <w:rPr>
          <w:b/>
          <w:color w:val="005670"/>
        </w:rPr>
        <w:t xml:space="preserve"> and via the Slack bot — not a prototype or mockup.</w:t>
      </w:r>
    </w:p>
    <w:p w14:paraId="01F75C08" w14:textId="77777777" w:rsidR="00F529BC" w:rsidRDefault="00F529BC" w:rsidP="00F529BC">
      <w:pPr>
        <w:spacing w:after="80"/>
      </w:pPr>
      <w:r>
        <w:rPr>
          <w:color w:val="555555"/>
          <w:sz w:val="18"/>
        </w:rPr>
        <w:t>────────────────────────────────────────────────────────────────────────────────</w:t>
      </w:r>
    </w:p>
    <w:p w14:paraId="09925D1A" w14:textId="77777777" w:rsidR="00F529BC" w:rsidRDefault="00F529BC" w:rsidP="00F529BC">
      <w:pPr>
        <w:spacing w:after="120"/>
        <w:jc w:val="center"/>
      </w:pPr>
      <w:r>
        <w:rPr>
          <w:color w:val="555555"/>
          <w:sz w:val="18"/>
        </w:rPr>
        <w:t xml:space="preserve">AI </w:t>
      </w:r>
      <w:proofErr w:type="spellStart"/>
      <w:r>
        <w:rPr>
          <w:color w:val="555555"/>
          <w:sz w:val="18"/>
        </w:rPr>
        <w:t>Ideathon</w:t>
      </w:r>
      <w:proofErr w:type="spellEnd"/>
      <w:r>
        <w:rPr>
          <w:color w:val="555555"/>
          <w:sz w:val="18"/>
        </w:rPr>
        <w:t xml:space="preserve"> </w:t>
      </w:r>
      <w:proofErr w:type="gramStart"/>
      <w:r>
        <w:rPr>
          <w:color w:val="555555"/>
          <w:sz w:val="18"/>
        </w:rPr>
        <w:t>2026  ·</w:t>
      </w:r>
      <w:proofErr w:type="gramEnd"/>
      <w:r>
        <w:rPr>
          <w:color w:val="555555"/>
          <w:sz w:val="18"/>
        </w:rPr>
        <w:t xml:space="preserve">  Stewart Title Guaranty </w:t>
      </w:r>
      <w:proofErr w:type="gramStart"/>
      <w:r>
        <w:rPr>
          <w:color w:val="555555"/>
          <w:sz w:val="18"/>
        </w:rPr>
        <w:t>Company  ·</w:t>
      </w:r>
      <w:proofErr w:type="gramEnd"/>
      <w:r>
        <w:rPr>
          <w:color w:val="555555"/>
          <w:sz w:val="18"/>
        </w:rPr>
        <w:t xml:space="preserve">  © 2026 All Rights Reserved</w:t>
      </w:r>
    </w:p>
    <w:p w14:paraId="4C495D2B" w14:textId="77777777" w:rsidR="00F529BC" w:rsidRPr="00B77F95" w:rsidRDefault="00F529BC" w:rsidP="00B77F95">
      <w:pPr>
        <w:spacing w:line="278" w:lineRule="auto"/>
        <w:rPr>
          <w:rFonts w:ascii="Aptos" w:eastAsia="Aptos" w:hAnsi="Aptos" w:cs="Times New Roman"/>
          <w:sz w:val="24"/>
          <w:szCs w:val="24"/>
        </w:rPr>
      </w:pPr>
    </w:p>
    <w:p w14:paraId="44578950" w14:textId="77777777" w:rsidR="00C3285A" w:rsidRPr="00B77F95" w:rsidRDefault="00C3285A" w:rsidP="00B77F95">
      <w:pPr>
        <w:spacing w:line="278" w:lineRule="auto"/>
        <w:rPr>
          <w:rFonts w:ascii="Aptos" w:eastAsia="Aptos" w:hAnsi="Aptos" w:cs="Times New Roman"/>
          <w:sz w:val="24"/>
          <w:szCs w:val="24"/>
        </w:rPr>
      </w:pPr>
    </w:p>
    <w:p w14:paraId="1E116E40" w14:textId="77777777" w:rsidR="003B7E76" w:rsidRPr="00C90315" w:rsidRDefault="003B7E76" w:rsidP="00B77F95"/>
    <w:sectPr w:rsidR="003B7E76" w:rsidRPr="00C90315" w:rsidSect="00DC4CA5">
      <w:headerReference w:type="default" r:id="rId18"/>
      <w:footerReference w:type="default" r:id="rId19"/>
      <w:pgSz w:w="12240" w:h="15840"/>
      <w:pgMar w:top="1440" w:right="1440" w:bottom="1440" w:left="1440" w:header="44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5026" w14:textId="77777777" w:rsidR="00380C90" w:rsidRDefault="00380C90" w:rsidP="00BC2DD8">
      <w:pPr>
        <w:spacing w:after="0" w:line="240" w:lineRule="auto"/>
      </w:pPr>
      <w:r>
        <w:separator/>
      </w:r>
    </w:p>
  </w:endnote>
  <w:endnote w:type="continuationSeparator" w:id="0">
    <w:p w14:paraId="3D1851C3" w14:textId="77777777" w:rsidR="00380C90" w:rsidRDefault="00380C90" w:rsidP="00BC2DD8">
      <w:pPr>
        <w:spacing w:after="0" w:line="240" w:lineRule="auto"/>
      </w:pPr>
      <w:r>
        <w:continuationSeparator/>
      </w:r>
    </w:p>
  </w:endnote>
  <w:endnote w:type="continuationNotice" w:id="1">
    <w:p w14:paraId="143F1988" w14:textId="77777777" w:rsidR="00380C90" w:rsidRDefault="00380C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Ubuntu Mono">
    <w:charset w:val="00"/>
    <w:family w:val="modern"/>
    <w:pitch w:val="fixed"/>
    <w:sig w:usb0="E00002FF" w:usb1="5000205B" w:usb2="00000000" w:usb3="00000000" w:csb0="0000009F" w:csb1="00000000"/>
  </w:font>
  <w:font w:name="Montserrat SemiBold">
    <w:panose1 w:val="000007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8407595"/>
      <w:docPartObj>
        <w:docPartGallery w:val="Page Numbers (Top of Page)"/>
        <w:docPartUnique/>
      </w:docPartObj>
    </w:sdtPr>
    <w:sdtContent>
      <w:p w14:paraId="36452396" w14:textId="77777777" w:rsidR="000D2A63" w:rsidRDefault="000D2A63" w:rsidP="000D2A63">
        <w:pPr>
          <w:pStyle w:val="Footer"/>
          <w:jc w:val="center"/>
          <w:rPr>
            <w:sz w:val="20"/>
            <w:szCs w:val="20"/>
          </w:rPr>
        </w:pPr>
        <w:r>
          <w:rPr>
            <w:sz w:val="20"/>
            <w:szCs w:val="20"/>
          </w:rPr>
          <w:t>CONFIDENTIAL</w:t>
        </w:r>
      </w:p>
      <w:p w14:paraId="1572F262" w14:textId="77777777" w:rsidR="000D2A63" w:rsidRDefault="000D2A63" w:rsidP="000D2A63">
        <w:pPr>
          <w:pStyle w:val="Footer"/>
          <w:tabs>
            <w:tab w:val="clear" w:pos="9360"/>
          </w:tabs>
          <w:jc w:val="center"/>
          <w:rPr>
            <w:sz w:val="20"/>
            <w:szCs w:val="20"/>
          </w:rPr>
        </w:pPr>
        <w:r w:rsidRPr="00F96155">
          <w:rPr>
            <w:sz w:val="20"/>
            <w:szCs w:val="20"/>
          </w:rPr>
          <w:t xml:space="preserve">Page </w:t>
        </w:r>
        <w:r w:rsidRPr="00F96155">
          <w:rPr>
            <w:b/>
            <w:sz w:val="20"/>
            <w:szCs w:val="20"/>
          </w:rPr>
          <w:fldChar w:fldCharType="begin"/>
        </w:r>
        <w:r w:rsidRPr="00F96155">
          <w:rPr>
            <w:b/>
            <w:sz w:val="20"/>
            <w:szCs w:val="20"/>
          </w:rPr>
          <w:instrText xml:space="preserve"> PAGE </w:instrText>
        </w:r>
        <w:r w:rsidRPr="00F96155">
          <w:rPr>
            <w:b/>
            <w:sz w:val="20"/>
            <w:szCs w:val="20"/>
          </w:rPr>
          <w:fldChar w:fldCharType="separate"/>
        </w:r>
        <w:r>
          <w:rPr>
            <w:b/>
            <w:sz w:val="20"/>
            <w:szCs w:val="20"/>
          </w:rPr>
          <w:t>2</w:t>
        </w:r>
        <w:r w:rsidRPr="00F96155">
          <w:rPr>
            <w:b/>
            <w:sz w:val="20"/>
            <w:szCs w:val="20"/>
          </w:rPr>
          <w:fldChar w:fldCharType="end"/>
        </w:r>
        <w:r w:rsidRPr="00F96155">
          <w:rPr>
            <w:sz w:val="20"/>
            <w:szCs w:val="20"/>
          </w:rPr>
          <w:t xml:space="preserve"> of </w:t>
        </w:r>
        <w:r w:rsidRPr="00F96155">
          <w:rPr>
            <w:b/>
            <w:sz w:val="20"/>
            <w:szCs w:val="20"/>
          </w:rPr>
          <w:fldChar w:fldCharType="begin"/>
        </w:r>
        <w:r w:rsidRPr="00F96155">
          <w:rPr>
            <w:b/>
            <w:sz w:val="20"/>
            <w:szCs w:val="20"/>
          </w:rPr>
          <w:instrText xml:space="preserve"> NUMPAGES  </w:instrText>
        </w:r>
        <w:r w:rsidRPr="00F96155">
          <w:rPr>
            <w:b/>
            <w:sz w:val="20"/>
            <w:szCs w:val="20"/>
          </w:rPr>
          <w:fldChar w:fldCharType="separate"/>
        </w:r>
        <w:r>
          <w:rPr>
            <w:b/>
            <w:sz w:val="20"/>
            <w:szCs w:val="20"/>
          </w:rPr>
          <w:t>13</w:t>
        </w:r>
        <w:r w:rsidRPr="00F96155">
          <w:rPr>
            <w:b/>
            <w:sz w:val="20"/>
            <w:szCs w:val="20"/>
          </w:rPr>
          <w:fldChar w:fldCharType="end"/>
        </w:r>
      </w:p>
    </w:sdtContent>
  </w:sdt>
  <w:p w14:paraId="7DE25464" w14:textId="77777777" w:rsidR="000D2A63" w:rsidRDefault="000D2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818D" w14:textId="77777777" w:rsidR="00380C90" w:rsidRDefault="00380C90" w:rsidP="00BC2DD8">
      <w:pPr>
        <w:spacing w:after="0" w:line="240" w:lineRule="auto"/>
      </w:pPr>
      <w:r>
        <w:separator/>
      </w:r>
    </w:p>
  </w:footnote>
  <w:footnote w:type="continuationSeparator" w:id="0">
    <w:p w14:paraId="791BC307" w14:textId="77777777" w:rsidR="00380C90" w:rsidRDefault="00380C90" w:rsidP="00BC2DD8">
      <w:pPr>
        <w:spacing w:after="0" w:line="240" w:lineRule="auto"/>
      </w:pPr>
      <w:r>
        <w:continuationSeparator/>
      </w:r>
    </w:p>
  </w:footnote>
  <w:footnote w:type="continuationNotice" w:id="1">
    <w:p w14:paraId="14429101" w14:textId="77777777" w:rsidR="00380C90" w:rsidRDefault="00380C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0FC2" w14:textId="2D114A3A" w:rsidR="00822FF8" w:rsidRPr="00FD4F05" w:rsidRDefault="00822FF8" w:rsidP="00FD4F05">
    <w:pPr>
      <w:pStyle w:val="Header"/>
      <w:tabs>
        <w:tab w:val="center" w:pos="4860"/>
      </w:tabs>
      <w:rPr>
        <w:rFonts w:ascii="Aptos" w:eastAsiaTheme="majorEastAsia" w:hAnsi="Aptos" w:cstheme="majorBidi"/>
        <w:bCs/>
        <w:color w:val="474C55"/>
        <w:sz w:val="18"/>
        <w:szCs w:val="18"/>
      </w:rPr>
    </w:pPr>
    <w:r>
      <w:rPr>
        <w:noProof/>
      </w:rPr>
      <w:drawing>
        <wp:inline distT="0" distB="0" distL="0" distR="0" wp14:anchorId="4712421D" wp14:editId="227F221C">
          <wp:extent cx="1746504" cy="246888"/>
          <wp:effectExtent l="0" t="0" r="0" b="1270"/>
          <wp:docPr id="2106345783" name="Picture 210634578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3879" name="Picture 1466353879" descr="A black and white logo&#10;&#10;Description automatically generated"/>
                  <pic:cNvPicPr/>
                </pic:nvPicPr>
                <pic:blipFill>
                  <a:blip r:embed="rId1"/>
                  <a:stretch>
                    <a:fillRect/>
                  </a:stretch>
                </pic:blipFill>
                <pic:spPr>
                  <a:xfrm>
                    <a:off x="0" y="0"/>
                    <a:ext cx="1746504" cy="246888"/>
                  </a:xfrm>
                  <a:prstGeom prst="rect">
                    <a:avLst/>
                  </a:prstGeom>
                </pic:spPr>
              </pic:pic>
            </a:graphicData>
          </a:graphic>
        </wp:inline>
      </w:drawing>
    </w:r>
    <w:r w:rsidR="0080436E" w:rsidRPr="0080436E">
      <w:rPr>
        <w:rFonts w:ascii="Aptos" w:eastAsiaTheme="majorEastAsia" w:hAnsi="Aptos" w:cstheme="majorBidi"/>
        <w:b/>
        <w:color w:val="1F3864" w:themeColor="accent1" w:themeShade="80"/>
        <w:sz w:val="48"/>
        <w:szCs w:val="48"/>
      </w:rPr>
      <w:t xml:space="preserve"> </w:t>
    </w:r>
    <w:r w:rsidR="0080436E">
      <w:rPr>
        <w:rFonts w:ascii="Aptos" w:eastAsiaTheme="majorEastAsia" w:hAnsi="Aptos" w:cstheme="majorBidi"/>
        <w:b/>
        <w:color w:val="1F3864" w:themeColor="accent1" w:themeShade="80"/>
        <w:sz w:val="48"/>
        <w:szCs w:val="48"/>
      </w:rPr>
      <w:t xml:space="preserve">           </w:t>
    </w:r>
    <w:r w:rsidR="00DD76DD">
      <w:rPr>
        <w:rFonts w:ascii="Aptos" w:eastAsiaTheme="majorEastAsia" w:hAnsi="Aptos" w:cstheme="majorBidi"/>
        <w:b/>
        <w:color w:val="1F3864" w:themeColor="accent1" w:themeShade="80"/>
        <w:sz w:val="48"/>
        <w:szCs w:val="48"/>
      </w:rPr>
      <w:tab/>
    </w:r>
    <w:r w:rsidR="00DD76DD">
      <w:rPr>
        <w:rFonts w:ascii="Aptos" w:eastAsiaTheme="majorEastAsia" w:hAnsi="Aptos" w:cstheme="majorBidi"/>
        <w:b/>
        <w:color w:val="1F3864" w:themeColor="accent1" w:themeShade="80"/>
        <w:sz w:val="48"/>
        <w:szCs w:val="48"/>
      </w:rPr>
      <w:tab/>
    </w:r>
    <w:r w:rsidR="00FD4F05" w:rsidRPr="00FD4F05">
      <w:rPr>
        <w:rFonts w:ascii="Aptos" w:eastAsiaTheme="majorEastAsia" w:hAnsi="Aptos" w:cstheme="majorBidi"/>
        <w:bCs/>
        <w:color w:val="474C55"/>
        <w:sz w:val="18"/>
        <w:szCs w:val="18"/>
      </w:rPr>
      <w:t>AI-Governed Enterprise</w:t>
    </w:r>
    <w:r w:rsidR="00FD4F05">
      <w:rPr>
        <w:rFonts w:ascii="Aptos" w:eastAsiaTheme="majorEastAsia" w:hAnsi="Aptos" w:cstheme="majorBidi"/>
        <w:bCs/>
        <w:color w:val="474C55"/>
        <w:sz w:val="18"/>
        <w:szCs w:val="18"/>
      </w:rPr>
      <w:t xml:space="preserve"> </w:t>
    </w:r>
    <w:r w:rsidR="00FD4F05" w:rsidRPr="00FD4F05">
      <w:rPr>
        <w:rFonts w:ascii="Aptos" w:eastAsiaTheme="majorEastAsia" w:hAnsi="Aptos" w:cstheme="majorBidi"/>
        <w:bCs/>
        <w:color w:val="474C55"/>
        <w:sz w:val="18"/>
        <w:szCs w:val="18"/>
      </w:rPr>
      <w:t>Knowledge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E0F7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A2B"/>
    <w:multiLevelType w:val="hybridMultilevel"/>
    <w:tmpl w:val="552CF5A0"/>
    <w:lvl w:ilvl="0" w:tplc="04090001">
      <w:start w:val="1"/>
      <w:numFmt w:val="bullet"/>
      <w:lvlText w:val=""/>
      <w:lvlJc w:val="left"/>
      <w:pPr>
        <w:ind w:left="720" w:hanging="360"/>
      </w:pPr>
      <w:rPr>
        <w:rFonts w:ascii="Symbol" w:hAnsi="Symbol" w:hint="default"/>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910E4"/>
    <w:multiLevelType w:val="multilevel"/>
    <w:tmpl w:val="6A3E2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871B4D"/>
    <w:multiLevelType w:val="multilevel"/>
    <w:tmpl w:val="118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12B8D"/>
    <w:multiLevelType w:val="multilevel"/>
    <w:tmpl w:val="EE168C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0A1376"/>
    <w:multiLevelType w:val="multilevel"/>
    <w:tmpl w:val="802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862BD"/>
    <w:multiLevelType w:val="multilevel"/>
    <w:tmpl w:val="5AA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4A9D"/>
    <w:multiLevelType w:val="hybridMultilevel"/>
    <w:tmpl w:val="5F1C18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35510"/>
    <w:multiLevelType w:val="hybridMultilevel"/>
    <w:tmpl w:val="0DA6EA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804141E"/>
    <w:multiLevelType w:val="hybridMultilevel"/>
    <w:tmpl w:val="C87A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F4B5E"/>
    <w:multiLevelType w:val="multilevel"/>
    <w:tmpl w:val="40E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F7FFA"/>
    <w:multiLevelType w:val="multilevel"/>
    <w:tmpl w:val="D7A2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914347"/>
    <w:multiLevelType w:val="multilevel"/>
    <w:tmpl w:val="830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943BC4"/>
    <w:multiLevelType w:val="multilevel"/>
    <w:tmpl w:val="08EC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021A5"/>
    <w:multiLevelType w:val="multilevel"/>
    <w:tmpl w:val="CB42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85B8A"/>
    <w:multiLevelType w:val="multilevel"/>
    <w:tmpl w:val="FE62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71478"/>
    <w:multiLevelType w:val="multilevel"/>
    <w:tmpl w:val="0984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A7473"/>
    <w:multiLevelType w:val="hybridMultilevel"/>
    <w:tmpl w:val="B284FCB6"/>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6848FA"/>
    <w:multiLevelType w:val="multilevel"/>
    <w:tmpl w:val="B93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967D99"/>
    <w:multiLevelType w:val="multilevel"/>
    <w:tmpl w:val="709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12365"/>
    <w:multiLevelType w:val="multilevel"/>
    <w:tmpl w:val="431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C32B25"/>
    <w:multiLevelType w:val="hybridMultilevel"/>
    <w:tmpl w:val="9BAA2D98"/>
    <w:lvl w:ilvl="0" w:tplc="A69A03AA">
      <w:start w:val="1"/>
      <w:numFmt w:val="decimal"/>
      <w:lvlText w:val="%1."/>
      <w:lvlJc w:val="left"/>
      <w:pPr>
        <w:ind w:left="720" w:hanging="360"/>
      </w:pPr>
      <w:rPr>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831F9D"/>
    <w:multiLevelType w:val="multilevel"/>
    <w:tmpl w:val="1C6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891056"/>
    <w:multiLevelType w:val="multilevel"/>
    <w:tmpl w:val="EE6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06BA8"/>
    <w:multiLevelType w:val="multilevel"/>
    <w:tmpl w:val="958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06E96"/>
    <w:multiLevelType w:val="hybridMultilevel"/>
    <w:tmpl w:val="771E4F70"/>
    <w:lvl w:ilvl="0" w:tplc="FFFFFFFF">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8B2485F"/>
    <w:multiLevelType w:val="hybridMultilevel"/>
    <w:tmpl w:val="BD8A0596"/>
    <w:lvl w:ilvl="0" w:tplc="F8CAE474">
      <w:start w:val="3"/>
      <w:numFmt w:val="bullet"/>
      <w:lvlText w:val="-"/>
      <w:lvlJc w:val="left"/>
      <w:pPr>
        <w:ind w:left="1120" w:hanging="360"/>
      </w:pPr>
      <w:rPr>
        <w:rFonts w:ascii="Aptos" w:eastAsiaTheme="minorHAnsi" w:hAnsi="Aptos" w:cstheme="minorBidi"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7" w15:restartNumberingAfterBreak="0">
    <w:nsid w:val="39E00E27"/>
    <w:multiLevelType w:val="multilevel"/>
    <w:tmpl w:val="3C9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16476"/>
    <w:multiLevelType w:val="multilevel"/>
    <w:tmpl w:val="BBB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652D3"/>
    <w:multiLevelType w:val="multilevel"/>
    <w:tmpl w:val="63F0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A3AB9"/>
    <w:multiLevelType w:val="multilevel"/>
    <w:tmpl w:val="17C2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B318C"/>
    <w:multiLevelType w:val="multilevel"/>
    <w:tmpl w:val="FAF8C0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BCE721E"/>
    <w:multiLevelType w:val="multilevel"/>
    <w:tmpl w:val="81CA8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27D58F2"/>
    <w:multiLevelType w:val="hybridMultilevel"/>
    <w:tmpl w:val="BE24231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2CB0BD4"/>
    <w:multiLevelType w:val="hybridMultilevel"/>
    <w:tmpl w:val="E144692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2FD7BA5"/>
    <w:multiLevelType w:val="multilevel"/>
    <w:tmpl w:val="9DD0D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8032D"/>
    <w:multiLevelType w:val="multilevel"/>
    <w:tmpl w:val="2B5842DE"/>
    <w:lvl w:ilvl="0">
      <w:start w:val="1"/>
      <w:numFmt w:val="decimal"/>
      <w:pStyle w:val="NewH1"/>
      <w:lvlText w:val="%1."/>
      <w:lvlJc w:val="left"/>
      <w:pPr>
        <w:ind w:left="360" w:hanging="360"/>
      </w:pPr>
      <w:rPr>
        <w:rFonts w:hint="default"/>
      </w:rPr>
    </w:lvl>
    <w:lvl w:ilvl="1">
      <w:start w:val="1"/>
      <w:numFmt w:val="decimal"/>
      <w:pStyle w:val="NewH2"/>
      <w:lvlText w:val="%1.%2."/>
      <w:lvlJc w:val="left"/>
      <w:pPr>
        <w:ind w:left="612" w:hanging="432"/>
      </w:pPr>
      <w:rPr>
        <w:rFonts w:ascii="Aptos" w:hAnsi="Aptos" w:hint="default"/>
        <w:color w:val="2F549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9624530"/>
    <w:multiLevelType w:val="hybridMultilevel"/>
    <w:tmpl w:val="BE24231E"/>
    <w:lvl w:ilvl="0" w:tplc="9F5E586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7C3DF2"/>
    <w:multiLevelType w:val="multilevel"/>
    <w:tmpl w:val="3BAA45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D5672B7"/>
    <w:multiLevelType w:val="multilevel"/>
    <w:tmpl w:val="2F8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C3F63"/>
    <w:multiLevelType w:val="hybridMultilevel"/>
    <w:tmpl w:val="E14469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1400F3F"/>
    <w:multiLevelType w:val="hybridMultilevel"/>
    <w:tmpl w:val="5D5ADB04"/>
    <w:lvl w:ilvl="0" w:tplc="CD6649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BC2933"/>
    <w:multiLevelType w:val="multilevel"/>
    <w:tmpl w:val="7F6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71517"/>
    <w:multiLevelType w:val="multilevel"/>
    <w:tmpl w:val="963C1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6290DBD"/>
    <w:multiLevelType w:val="multilevel"/>
    <w:tmpl w:val="65F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31F21"/>
    <w:multiLevelType w:val="hybridMultilevel"/>
    <w:tmpl w:val="E4703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E9A4B08"/>
    <w:multiLevelType w:val="hybridMultilevel"/>
    <w:tmpl w:val="69E0500C"/>
    <w:lvl w:ilvl="0" w:tplc="FFFFFFFF">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F4921B3"/>
    <w:multiLevelType w:val="hybridMultilevel"/>
    <w:tmpl w:val="33F0FF92"/>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2D81F76"/>
    <w:multiLevelType w:val="hybridMultilevel"/>
    <w:tmpl w:val="02024A56"/>
    <w:lvl w:ilvl="0" w:tplc="34D2C80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30E2EE2"/>
    <w:multiLevelType w:val="hybridMultilevel"/>
    <w:tmpl w:val="517A2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0E3D3C"/>
    <w:multiLevelType w:val="multilevel"/>
    <w:tmpl w:val="DB1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F487A"/>
    <w:multiLevelType w:val="multilevel"/>
    <w:tmpl w:val="89E4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C51B09"/>
    <w:multiLevelType w:val="multilevel"/>
    <w:tmpl w:val="A24E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FA136E"/>
    <w:multiLevelType w:val="multilevel"/>
    <w:tmpl w:val="2B1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F96209"/>
    <w:multiLevelType w:val="multilevel"/>
    <w:tmpl w:val="81BC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C628B3"/>
    <w:multiLevelType w:val="hybridMultilevel"/>
    <w:tmpl w:val="B4745DE4"/>
    <w:lvl w:ilvl="0" w:tplc="707A9C88">
      <w:start w:val="1"/>
      <w:numFmt w:val="bullet"/>
      <w:pStyle w:val="Code1"/>
      <w:lvlText w:val=""/>
      <w:lvlJc w:val="left"/>
      <w:pPr>
        <w:ind w:left="99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9620762">
    <w:abstractNumId w:val="8"/>
  </w:num>
  <w:num w:numId="2" w16cid:durableId="1053040253">
    <w:abstractNumId w:val="45"/>
  </w:num>
  <w:num w:numId="3" w16cid:durableId="637228162">
    <w:abstractNumId w:val="36"/>
  </w:num>
  <w:num w:numId="4" w16cid:durableId="1632205559">
    <w:abstractNumId w:val="36"/>
  </w:num>
  <w:num w:numId="5" w16cid:durableId="944117834">
    <w:abstractNumId w:val="36"/>
  </w:num>
  <w:num w:numId="6" w16cid:durableId="54553115">
    <w:abstractNumId w:val="36"/>
  </w:num>
  <w:num w:numId="7" w16cid:durableId="1966543953">
    <w:abstractNumId w:val="36"/>
  </w:num>
  <w:num w:numId="8" w16cid:durableId="1458723118">
    <w:abstractNumId w:val="36"/>
  </w:num>
  <w:num w:numId="9" w16cid:durableId="277303">
    <w:abstractNumId w:val="36"/>
  </w:num>
  <w:num w:numId="10" w16cid:durableId="1919628010">
    <w:abstractNumId w:val="41"/>
  </w:num>
  <w:num w:numId="11" w16cid:durableId="542906273">
    <w:abstractNumId w:val="21"/>
  </w:num>
  <w:num w:numId="12" w16cid:durableId="1531138881">
    <w:abstractNumId w:val="49"/>
  </w:num>
  <w:num w:numId="13" w16cid:durableId="771898675">
    <w:abstractNumId w:val="17"/>
  </w:num>
  <w:num w:numId="14" w16cid:durableId="1948735122">
    <w:abstractNumId w:val="36"/>
  </w:num>
  <w:num w:numId="15" w16cid:durableId="1865896489">
    <w:abstractNumId w:val="36"/>
  </w:num>
  <w:num w:numId="16" w16cid:durableId="2061784985">
    <w:abstractNumId w:val="37"/>
  </w:num>
  <w:num w:numId="17" w16cid:durableId="1924681989">
    <w:abstractNumId w:val="55"/>
  </w:num>
  <w:num w:numId="18" w16cid:durableId="1123231489">
    <w:abstractNumId w:val="20"/>
  </w:num>
  <w:num w:numId="19" w16cid:durableId="386730834">
    <w:abstractNumId w:val="26"/>
  </w:num>
  <w:num w:numId="20" w16cid:durableId="1395470022">
    <w:abstractNumId w:val="3"/>
  </w:num>
  <w:num w:numId="21" w16cid:durableId="1485274119">
    <w:abstractNumId w:val="36"/>
  </w:num>
  <w:num w:numId="22" w16cid:durableId="390428496">
    <w:abstractNumId w:val="1"/>
  </w:num>
  <w:num w:numId="23" w16cid:durableId="255066394">
    <w:abstractNumId w:val="22"/>
  </w:num>
  <w:num w:numId="24" w16cid:durableId="223220872">
    <w:abstractNumId w:val="12"/>
  </w:num>
  <w:num w:numId="25" w16cid:durableId="806898545">
    <w:abstractNumId w:val="36"/>
  </w:num>
  <w:num w:numId="26" w16cid:durableId="427821931">
    <w:abstractNumId w:val="47"/>
  </w:num>
  <w:num w:numId="27" w16cid:durableId="1780877213">
    <w:abstractNumId w:val="25"/>
  </w:num>
  <w:num w:numId="28" w16cid:durableId="381446066">
    <w:abstractNumId w:val="46"/>
  </w:num>
  <w:num w:numId="29" w16cid:durableId="882640664">
    <w:abstractNumId w:val="40"/>
  </w:num>
  <w:num w:numId="30" w16cid:durableId="1723402664">
    <w:abstractNumId w:val="34"/>
  </w:num>
  <w:num w:numId="31" w16cid:durableId="729186081">
    <w:abstractNumId w:val="48"/>
  </w:num>
  <w:num w:numId="32" w16cid:durableId="2050958562">
    <w:abstractNumId w:val="18"/>
  </w:num>
  <w:num w:numId="33" w16cid:durableId="121659569">
    <w:abstractNumId w:val="11"/>
  </w:num>
  <w:num w:numId="34" w16cid:durableId="26683442">
    <w:abstractNumId w:val="36"/>
  </w:num>
  <w:num w:numId="35" w16cid:durableId="1104499112">
    <w:abstractNumId w:val="54"/>
  </w:num>
  <w:num w:numId="36" w16cid:durableId="9575588">
    <w:abstractNumId w:val="33"/>
  </w:num>
  <w:num w:numId="37" w16cid:durableId="81529286">
    <w:abstractNumId w:val="9"/>
  </w:num>
  <w:num w:numId="38" w16cid:durableId="895121013">
    <w:abstractNumId w:val="36"/>
  </w:num>
  <w:num w:numId="39" w16cid:durableId="116917047">
    <w:abstractNumId w:val="52"/>
  </w:num>
  <w:num w:numId="40" w16cid:durableId="1572808081">
    <w:abstractNumId w:val="51"/>
  </w:num>
  <w:num w:numId="41" w16cid:durableId="383911216">
    <w:abstractNumId w:val="35"/>
  </w:num>
  <w:num w:numId="42" w16cid:durableId="551969386">
    <w:abstractNumId w:val="36"/>
  </w:num>
  <w:num w:numId="43" w16cid:durableId="2142651791">
    <w:abstractNumId w:val="36"/>
  </w:num>
  <w:num w:numId="44" w16cid:durableId="2029527011">
    <w:abstractNumId w:val="36"/>
  </w:num>
  <w:num w:numId="45" w16cid:durableId="1232304423">
    <w:abstractNumId w:val="36"/>
  </w:num>
  <w:num w:numId="46" w16cid:durableId="833104141">
    <w:abstractNumId w:val="36"/>
  </w:num>
  <w:num w:numId="47" w16cid:durableId="1915165462">
    <w:abstractNumId w:val="2"/>
  </w:num>
  <w:num w:numId="48" w16cid:durableId="574977047">
    <w:abstractNumId w:val="38"/>
  </w:num>
  <w:num w:numId="49" w16cid:durableId="2140957037">
    <w:abstractNumId w:val="43"/>
  </w:num>
  <w:num w:numId="50" w16cid:durableId="228998658">
    <w:abstractNumId w:val="32"/>
  </w:num>
  <w:num w:numId="51" w16cid:durableId="344016939">
    <w:abstractNumId w:val="4"/>
  </w:num>
  <w:num w:numId="52" w16cid:durableId="991712869">
    <w:abstractNumId w:val="31"/>
  </w:num>
  <w:num w:numId="53" w16cid:durableId="589392990">
    <w:abstractNumId w:val="7"/>
  </w:num>
  <w:num w:numId="54" w16cid:durableId="1344551823">
    <w:abstractNumId w:val="6"/>
  </w:num>
  <w:num w:numId="55" w16cid:durableId="1486169668">
    <w:abstractNumId w:val="14"/>
  </w:num>
  <w:num w:numId="56" w16cid:durableId="650670786">
    <w:abstractNumId w:val="16"/>
  </w:num>
  <w:num w:numId="57" w16cid:durableId="1668316449">
    <w:abstractNumId w:val="29"/>
  </w:num>
  <w:num w:numId="58" w16cid:durableId="1397312923">
    <w:abstractNumId w:val="15"/>
  </w:num>
  <w:num w:numId="59" w16cid:durableId="1762068498">
    <w:abstractNumId w:val="50"/>
  </w:num>
  <w:num w:numId="60" w16cid:durableId="1182207556">
    <w:abstractNumId w:val="30"/>
  </w:num>
  <w:num w:numId="61" w16cid:durableId="1990985679">
    <w:abstractNumId w:val="44"/>
  </w:num>
  <w:num w:numId="62" w16cid:durableId="258949695">
    <w:abstractNumId w:val="28"/>
  </w:num>
  <w:num w:numId="63" w16cid:durableId="1826630212">
    <w:abstractNumId w:val="23"/>
  </w:num>
  <w:num w:numId="64" w16cid:durableId="34500936">
    <w:abstractNumId w:val="13"/>
  </w:num>
  <w:num w:numId="65" w16cid:durableId="1124353431">
    <w:abstractNumId w:val="10"/>
  </w:num>
  <w:num w:numId="66" w16cid:durableId="450249312">
    <w:abstractNumId w:val="5"/>
  </w:num>
  <w:num w:numId="67" w16cid:durableId="1643121418">
    <w:abstractNumId w:val="19"/>
  </w:num>
  <w:num w:numId="68" w16cid:durableId="1253583119">
    <w:abstractNumId w:val="24"/>
  </w:num>
  <w:num w:numId="69" w16cid:durableId="274824636">
    <w:abstractNumId w:val="42"/>
  </w:num>
  <w:num w:numId="70" w16cid:durableId="1495804004">
    <w:abstractNumId w:val="39"/>
  </w:num>
  <w:num w:numId="71" w16cid:durableId="1375040686">
    <w:abstractNumId w:val="27"/>
  </w:num>
  <w:num w:numId="72" w16cid:durableId="1005716650">
    <w:abstractNumId w:val="53"/>
  </w:num>
  <w:num w:numId="73" w16cid:durableId="1376537506">
    <w:abstractNumId w:val="0"/>
    <w:lvlOverride w:ilv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t Patel">
    <w15:presenceInfo w15:providerId="AD" w15:userId="S::Meet.Patel@stewart.com::810cb8c7-5f24-4547-84f8-9dc3884c5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E2"/>
    <w:rsid w:val="00000C3F"/>
    <w:rsid w:val="00002669"/>
    <w:rsid w:val="00006406"/>
    <w:rsid w:val="000169C0"/>
    <w:rsid w:val="00022928"/>
    <w:rsid w:val="00025EE3"/>
    <w:rsid w:val="00030F0A"/>
    <w:rsid w:val="000313BA"/>
    <w:rsid w:val="00032743"/>
    <w:rsid w:val="000333BA"/>
    <w:rsid w:val="00040659"/>
    <w:rsid w:val="00042475"/>
    <w:rsid w:val="00047D88"/>
    <w:rsid w:val="00052072"/>
    <w:rsid w:val="00055D88"/>
    <w:rsid w:val="00057E3F"/>
    <w:rsid w:val="00063157"/>
    <w:rsid w:val="00077EAE"/>
    <w:rsid w:val="0008123D"/>
    <w:rsid w:val="000815CD"/>
    <w:rsid w:val="00083E09"/>
    <w:rsid w:val="000949AE"/>
    <w:rsid w:val="000A4CCE"/>
    <w:rsid w:val="000B5B04"/>
    <w:rsid w:val="000B7263"/>
    <w:rsid w:val="000C0FD8"/>
    <w:rsid w:val="000C4E62"/>
    <w:rsid w:val="000C526F"/>
    <w:rsid w:val="000C6497"/>
    <w:rsid w:val="000C7117"/>
    <w:rsid w:val="000D2A63"/>
    <w:rsid w:val="000D73D0"/>
    <w:rsid w:val="000E16AF"/>
    <w:rsid w:val="000E1D4B"/>
    <w:rsid w:val="000E2429"/>
    <w:rsid w:val="000E39AB"/>
    <w:rsid w:val="000F3A6B"/>
    <w:rsid w:val="000F5F1D"/>
    <w:rsid w:val="00111F9D"/>
    <w:rsid w:val="00117484"/>
    <w:rsid w:val="00117C51"/>
    <w:rsid w:val="00126FFE"/>
    <w:rsid w:val="00127FCF"/>
    <w:rsid w:val="00130921"/>
    <w:rsid w:val="00131083"/>
    <w:rsid w:val="001456B2"/>
    <w:rsid w:val="001458F7"/>
    <w:rsid w:val="00145B1C"/>
    <w:rsid w:val="00152450"/>
    <w:rsid w:val="00154394"/>
    <w:rsid w:val="00160E0D"/>
    <w:rsid w:val="001625AC"/>
    <w:rsid w:val="001636B8"/>
    <w:rsid w:val="001816F3"/>
    <w:rsid w:val="00184F93"/>
    <w:rsid w:val="00193F26"/>
    <w:rsid w:val="001A1D7E"/>
    <w:rsid w:val="001A3057"/>
    <w:rsid w:val="001D1323"/>
    <w:rsid w:val="001D2684"/>
    <w:rsid w:val="001D5298"/>
    <w:rsid w:val="001E710F"/>
    <w:rsid w:val="001F391C"/>
    <w:rsid w:val="002008B8"/>
    <w:rsid w:val="00212221"/>
    <w:rsid w:val="00214981"/>
    <w:rsid w:val="002308BA"/>
    <w:rsid w:val="0023114B"/>
    <w:rsid w:val="00242C72"/>
    <w:rsid w:val="00243EBD"/>
    <w:rsid w:val="002455F2"/>
    <w:rsid w:val="00247CE2"/>
    <w:rsid w:val="00250CEA"/>
    <w:rsid w:val="00256200"/>
    <w:rsid w:val="00256B28"/>
    <w:rsid w:val="00260104"/>
    <w:rsid w:val="00260B63"/>
    <w:rsid w:val="00266EF9"/>
    <w:rsid w:val="00270537"/>
    <w:rsid w:val="00270DDF"/>
    <w:rsid w:val="002759E9"/>
    <w:rsid w:val="00275C16"/>
    <w:rsid w:val="00275D4A"/>
    <w:rsid w:val="00276539"/>
    <w:rsid w:val="002872C7"/>
    <w:rsid w:val="002911D0"/>
    <w:rsid w:val="00297893"/>
    <w:rsid w:val="002A003C"/>
    <w:rsid w:val="002A0FA2"/>
    <w:rsid w:val="002A0FEC"/>
    <w:rsid w:val="002A3DAB"/>
    <w:rsid w:val="002B13BA"/>
    <w:rsid w:val="002B2FA5"/>
    <w:rsid w:val="002B4DCD"/>
    <w:rsid w:val="002B7918"/>
    <w:rsid w:val="002C63EA"/>
    <w:rsid w:val="002D0071"/>
    <w:rsid w:val="002D0F02"/>
    <w:rsid w:val="002D1187"/>
    <w:rsid w:val="002D1210"/>
    <w:rsid w:val="002D2EDA"/>
    <w:rsid w:val="002D457E"/>
    <w:rsid w:val="00305F1D"/>
    <w:rsid w:val="00313A00"/>
    <w:rsid w:val="00313BE8"/>
    <w:rsid w:val="00353210"/>
    <w:rsid w:val="003635BD"/>
    <w:rsid w:val="0036517F"/>
    <w:rsid w:val="00365CFA"/>
    <w:rsid w:val="00366253"/>
    <w:rsid w:val="00374692"/>
    <w:rsid w:val="00377009"/>
    <w:rsid w:val="00380C90"/>
    <w:rsid w:val="00383E1D"/>
    <w:rsid w:val="0039050B"/>
    <w:rsid w:val="00392884"/>
    <w:rsid w:val="0039318C"/>
    <w:rsid w:val="003942D0"/>
    <w:rsid w:val="003A78C3"/>
    <w:rsid w:val="003B429B"/>
    <w:rsid w:val="003B55B4"/>
    <w:rsid w:val="003B7E76"/>
    <w:rsid w:val="003C1145"/>
    <w:rsid w:val="003E6577"/>
    <w:rsid w:val="003F3212"/>
    <w:rsid w:val="003F75F5"/>
    <w:rsid w:val="00405815"/>
    <w:rsid w:val="00405B97"/>
    <w:rsid w:val="004065E8"/>
    <w:rsid w:val="00413D93"/>
    <w:rsid w:val="00416636"/>
    <w:rsid w:val="00423508"/>
    <w:rsid w:val="00427A42"/>
    <w:rsid w:val="00440322"/>
    <w:rsid w:val="00441F8E"/>
    <w:rsid w:val="004433C4"/>
    <w:rsid w:val="00446748"/>
    <w:rsid w:val="00447D7D"/>
    <w:rsid w:val="0045742C"/>
    <w:rsid w:val="004609DE"/>
    <w:rsid w:val="004617C3"/>
    <w:rsid w:val="00464EE0"/>
    <w:rsid w:val="00465710"/>
    <w:rsid w:val="00480EDA"/>
    <w:rsid w:val="00491D3B"/>
    <w:rsid w:val="004B32A8"/>
    <w:rsid w:val="004C7546"/>
    <w:rsid w:val="004D0574"/>
    <w:rsid w:val="004D55C4"/>
    <w:rsid w:val="004E54B0"/>
    <w:rsid w:val="004E5D0E"/>
    <w:rsid w:val="00506907"/>
    <w:rsid w:val="00514F0F"/>
    <w:rsid w:val="00516B67"/>
    <w:rsid w:val="00522933"/>
    <w:rsid w:val="005232D2"/>
    <w:rsid w:val="00523703"/>
    <w:rsid w:val="005326B9"/>
    <w:rsid w:val="005341BB"/>
    <w:rsid w:val="00535188"/>
    <w:rsid w:val="00550C12"/>
    <w:rsid w:val="00550C13"/>
    <w:rsid w:val="005547C3"/>
    <w:rsid w:val="005627F9"/>
    <w:rsid w:val="00565DA6"/>
    <w:rsid w:val="00567A1B"/>
    <w:rsid w:val="00575C30"/>
    <w:rsid w:val="00575DE4"/>
    <w:rsid w:val="005A3B12"/>
    <w:rsid w:val="005B20E9"/>
    <w:rsid w:val="005B51B4"/>
    <w:rsid w:val="005B5995"/>
    <w:rsid w:val="005B725E"/>
    <w:rsid w:val="005C5644"/>
    <w:rsid w:val="005C6529"/>
    <w:rsid w:val="005D1DE6"/>
    <w:rsid w:val="005E5153"/>
    <w:rsid w:val="005F1441"/>
    <w:rsid w:val="005F2DCE"/>
    <w:rsid w:val="005F6897"/>
    <w:rsid w:val="0060775D"/>
    <w:rsid w:val="00607F99"/>
    <w:rsid w:val="006105C2"/>
    <w:rsid w:val="006258BF"/>
    <w:rsid w:val="00625CBB"/>
    <w:rsid w:val="0062740D"/>
    <w:rsid w:val="00634C37"/>
    <w:rsid w:val="006379D1"/>
    <w:rsid w:val="00641E7F"/>
    <w:rsid w:val="00650E0D"/>
    <w:rsid w:val="00655522"/>
    <w:rsid w:val="006565B8"/>
    <w:rsid w:val="00672D6A"/>
    <w:rsid w:val="00681676"/>
    <w:rsid w:val="006841E4"/>
    <w:rsid w:val="006843C1"/>
    <w:rsid w:val="00684977"/>
    <w:rsid w:val="00690608"/>
    <w:rsid w:val="00692B12"/>
    <w:rsid w:val="006A20DE"/>
    <w:rsid w:val="006A21AD"/>
    <w:rsid w:val="006A24F3"/>
    <w:rsid w:val="006A3311"/>
    <w:rsid w:val="006A6FA4"/>
    <w:rsid w:val="006B1DF6"/>
    <w:rsid w:val="006B4E04"/>
    <w:rsid w:val="006C4B14"/>
    <w:rsid w:val="006C643E"/>
    <w:rsid w:val="006C7603"/>
    <w:rsid w:val="006E13C9"/>
    <w:rsid w:val="006E52DC"/>
    <w:rsid w:val="006F5272"/>
    <w:rsid w:val="0070018D"/>
    <w:rsid w:val="00700EA9"/>
    <w:rsid w:val="00703E88"/>
    <w:rsid w:val="00707C00"/>
    <w:rsid w:val="007100C2"/>
    <w:rsid w:val="007147D0"/>
    <w:rsid w:val="00714EB2"/>
    <w:rsid w:val="007346DF"/>
    <w:rsid w:val="00734E94"/>
    <w:rsid w:val="0073700E"/>
    <w:rsid w:val="00747BD6"/>
    <w:rsid w:val="00750B93"/>
    <w:rsid w:val="00752BF6"/>
    <w:rsid w:val="007565D3"/>
    <w:rsid w:val="0075741E"/>
    <w:rsid w:val="00761FD5"/>
    <w:rsid w:val="00762683"/>
    <w:rsid w:val="007673B1"/>
    <w:rsid w:val="00772503"/>
    <w:rsid w:val="00772512"/>
    <w:rsid w:val="0078344B"/>
    <w:rsid w:val="0079308B"/>
    <w:rsid w:val="007A460E"/>
    <w:rsid w:val="007B1696"/>
    <w:rsid w:val="007B20D4"/>
    <w:rsid w:val="007C4856"/>
    <w:rsid w:val="007E298B"/>
    <w:rsid w:val="007E5CAA"/>
    <w:rsid w:val="007F2B66"/>
    <w:rsid w:val="007F60E4"/>
    <w:rsid w:val="008012C5"/>
    <w:rsid w:val="0080436E"/>
    <w:rsid w:val="00806A0D"/>
    <w:rsid w:val="0080764E"/>
    <w:rsid w:val="00822FF8"/>
    <w:rsid w:val="00833517"/>
    <w:rsid w:val="008357DF"/>
    <w:rsid w:val="0083797C"/>
    <w:rsid w:val="00847F55"/>
    <w:rsid w:val="0085108A"/>
    <w:rsid w:val="00862B75"/>
    <w:rsid w:val="00862ECE"/>
    <w:rsid w:val="00883334"/>
    <w:rsid w:val="008850B1"/>
    <w:rsid w:val="00886EA6"/>
    <w:rsid w:val="00887BC9"/>
    <w:rsid w:val="00893E4A"/>
    <w:rsid w:val="008A004B"/>
    <w:rsid w:val="008A494C"/>
    <w:rsid w:val="008A5537"/>
    <w:rsid w:val="008A73D1"/>
    <w:rsid w:val="008B340E"/>
    <w:rsid w:val="008C1F77"/>
    <w:rsid w:val="008C69CF"/>
    <w:rsid w:val="008C7F37"/>
    <w:rsid w:val="008D179F"/>
    <w:rsid w:val="008D5440"/>
    <w:rsid w:val="008D7CFF"/>
    <w:rsid w:val="008F064C"/>
    <w:rsid w:val="00907D30"/>
    <w:rsid w:val="00907D52"/>
    <w:rsid w:val="00912803"/>
    <w:rsid w:val="009159EB"/>
    <w:rsid w:val="00920B10"/>
    <w:rsid w:val="00926F89"/>
    <w:rsid w:val="00932C7A"/>
    <w:rsid w:val="00933C54"/>
    <w:rsid w:val="009419A5"/>
    <w:rsid w:val="00944F3D"/>
    <w:rsid w:val="00950EC5"/>
    <w:rsid w:val="00963C52"/>
    <w:rsid w:val="00972DFE"/>
    <w:rsid w:val="00976E41"/>
    <w:rsid w:val="009807EA"/>
    <w:rsid w:val="0098135A"/>
    <w:rsid w:val="00995CDE"/>
    <w:rsid w:val="009A2FBE"/>
    <w:rsid w:val="009A352F"/>
    <w:rsid w:val="009B2653"/>
    <w:rsid w:val="009B3B57"/>
    <w:rsid w:val="009B6511"/>
    <w:rsid w:val="009C2421"/>
    <w:rsid w:val="009D13EE"/>
    <w:rsid w:val="009D4148"/>
    <w:rsid w:val="009E4766"/>
    <w:rsid w:val="009E55BD"/>
    <w:rsid w:val="009E7DA1"/>
    <w:rsid w:val="009F1356"/>
    <w:rsid w:val="009F1CC7"/>
    <w:rsid w:val="009F2F48"/>
    <w:rsid w:val="009F501D"/>
    <w:rsid w:val="009F7CA6"/>
    <w:rsid w:val="00A01A60"/>
    <w:rsid w:val="00A02EC8"/>
    <w:rsid w:val="00A03CAE"/>
    <w:rsid w:val="00A05831"/>
    <w:rsid w:val="00A12068"/>
    <w:rsid w:val="00A15215"/>
    <w:rsid w:val="00A1750A"/>
    <w:rsid w:val="00A20B97"/>
    <w:rsid w:val="00A306F5"/>
    <w:rsid w:val="00A30905"/>
    <w:rsid w:val="00A40A06"/>
    <w:rsid w:val="00A50327"/>
    <w:rsid w:val="00A52EA8"/>
    <w:rsid w:val="00A636C9"/>
    <w:rsid w:val="00A643BC"/>
    <w:rsid w:val="00A7063D"/>
    <w:rsid w:val="00A77FB3"/>
    <w:rsid w:val="00A832C7"/>
    <w:rsid w:val="00A939F6"/>
    <w:rsid w:val="00AA5B86"/>
    <w:rsid w:val="00AA5D36"/>
    <w:rsid w:val="00AB71DE"/>
    <w:rsid w:val="00AD095E"/>
    <w:rsid w:val="00AF2F96"/>
    <w:rsid w:val="00AF5A98"/>
    <w:rsid w:val="00B115C8"/>
    <w:rsid w:val="00B20156"/>
    <w:rsid w:val="00B20860"/>
    <w:rsid w:val="00B21776"/>
    <w:rsid w:val="00B22532"/>
    <w:rsid w:val="00B2485D"/>
    <w:rsid w:val="00B2616A"/>
    <w:rsid w:val="00B2702B"/>
    <w:rsid w:val="00B323C2"/>
    <w:rsid w:val="00B34300"/>
    <w:rsid w:val="00B35231"/>
    <w:rsid w:val="00B36C4D"/>
    <w:rsid w:val="00B37A9B"/>
    <w:rsid w:val="00B40294"/>
    <w:rsid w:val="00B434CB"/>
    <w:rsid w:val="00B44C58"/>
    <w:rsid w:val="00B607AE"/>
    <w:rsid w:val="00B6314E"/>
    <w:rsid w:val="00B64D9E"/>
    <w:rsid w:val="00B71079"/>
    <w:rsid w:val="00B721D0"/>
    <w:rsid w:val="00B77D68"/>
    <w:rsid w:val="00B77F95"/>
    <w:rsid w:val="00B91D1F"/>
    <w:rsid w:val="00B942FC"/>
    <w:rsid w:val="00B964C1"/>
    <w:rsid w:val="00B97067"/>
    <w:rsid w:val="00BA2720"/>
    <w:rsid w:val="00BA5E7E"/>
    <w:rsid w:val="00BB0E00"/>
    <w:rsid w:val="00BB0F35"/>
    <w:rsid w:val="00BB289F"/>
    <w:rsid w:val="00BB4214"/>
    <w:rsid w:val="00BC0DB7"/>
    <w:rsid w:val="00BC2526"/>
    <w:rsid w:val="00BC2AB8"/>
    <w:rsid w:val="00BC2DD8"/>
    <w:rsid w:val="00BE47AE"/>
    <w:rsid w:val="00BF1272"/>
    <w:rsid w:val="00BF254E"/>
    <w:rsid w:val="00BF2AB2"/>
    <w:rsid w:val="00BF4646"/>
    <w:rsid w:val="00C07B27"/>
    <w:rsid w:val="00C07EC9"/>
    <w:rsid w:val="00C100CA"/>
    <w:rsid w:val="00C16A91"/>
    <w:rsid w:val="00C23421"/>
    <w:rsid w:val="00C279BF"/>
    <w:rsid w:val="00C312CB"/>
    <w:rsid w:val="00C3285A"/>
    <w:rsid w:val="00C33C34"/>
    <w:rsid w:val="00C34BCB"/>
    <w:rsid w:val="00C36205"/>
    <w:rsid w:val="00C40E3D"/>
    <w:rsid w:val="00C51AC1"/>
    <w:rsid w:val="00C53B06"/>
    <w:rsid w:val="00C6281B"/>
    <w:rsid w:val="00C81788"/>
    <w:rsid w:val="00C83551"/>
    <w:rsid w:val="00C90315"/>
    <w:rsid w:val="00C96C3C"/>
    <w:rsid w:val="00C96F34"/>
    <w:rsid w:val="00CA4033"/>
    <w:rsid w:val="00CA40CB"/>
    <w:rsid w:val="00CA4E2A"/>
    <w:rsid w:val="00CA5F27"/>
    <w:rsid w:val="00CA676A"/>
    <w:rsid w:val="00CB3B0E"/>
    <w:rsid w:val="00CD081F"/>
    <w:rsid w:val="00CD41CA"/>
    <w:rsid w:val="00CE259F"/>
    <w:rsid w:val="00CE319D"/>
    <w:rsid w:val="00CF0315"/>
    <w:rsid w:val="00CF3506"/>
    <w:rsid w:val="00D04460"/>
    <w:rsid w:val="00D05449"/>
    <w:rsid w:val="00D20D9E"/>
    <w:rsid w:val="00D222B4"/>
    <w:rsid w:val="00D33D45"/>
    <w:rsid w:val="00D3446A"/>
    <w:rsid w:val="00D35C60"/>
    <w:rsid w:val="00D410CD"/>
    <w:rsid w:val="00D42DBD"/>
    <w:rsid w:val="00D45608"/>
    <w:rsid w:val="00D62339"/>
    <w:rsid w:val="00D73B34"/>
    <w:rsid w:val="00D76EAF"/>
    <w:rsid w:val="00D80BD3"/>
    <w:rsid w:val="00D8246B"/>
    <w:rsid w:val="00D82D7D"/>
    <w:rsid w:val="00D873B1"/>
    <w:rsid w:val="00D91C82"/>
    <w:rsid w:val="00DB2751"/>
    <w:rsid w:val="00DC09D8"/>
    <w:rsid w:val="00DC2AC4"/>
    <w:rsid w:val="00DC49CE"/>
    <w:rsid w:val="00DC4CA5"/>
    <w:rsid w:val="00DC7B74"/>
    <w:rsid w:val="00DD1FF3"/>
    <w:rsid w:val="00DD76DD"/>
    <w:rsid w:val="00DE02C5"/>
    <w:rsid w:val="00DE1D17"/>
    <w:rsid w:val="00DF23DF"/>
    <w:rsid w:val="00E05CBA"/>
    <w:rsid w:val="00E07E67"/>
    <w:rsid w:val="00E114C2"/>
    <w:rsid w:val="00E1448A"/>
    <w:rsid w:val="00E3620D"/>
    <w:rsid w:val="00E45F3F"/>
    <w:rsid w:val="00E5321E"/>
    <w:rsid w:val="00E5498E"/>
    <w:rsid w:val="00E55881"/>
    <w:rsid w:val="00E60F62"/>
    <w:rsid w:val="00E63287"/>
    <w:rsid w:val="00E90218"/>
    <w:rsid w:val="00E963CC"/>
    <w:rsid w:val="00EB03E4"/>
    <w:rsid w:val="00EB2A99"/>
    <w:rsid w:val="00EB3F16"/>
    <w:rsid w:val="00EC28A2"/>
    <w:rsid w:val="00EE64BF"/>
    <w:rsid w:val="00EF2A34"/>
    <w:rsid w:val="00F11A47"/>
    <w:rsid w:val="00F1228D"/>
    <w:rsid w:val="00F172AB"/>
    <w:rsid w:val="00F265C9"/>
    <w:rsid w:val="00F31221"/>
    <w:rsid w:val="00F34326"/>
    <w:rsid w:val="00F432E8"/>
    <w:rsid w:val="00F434E9"/>
    <w:rsid w:val="00F452DF"/>
    <w:rsid w:val="00F529BC"/>
    <w:rsid w:val="00F56846"/>
    <w:rsid w:val="00F83D49"/>
    <w:rsid w:val="00F864DD"/>
    <w:rsid w:val="00FA35B8"/>
    <w:rsid w:val="00FA77B3"/>
    <w:rsid w:val="00FA7C6D"/>
    <w:rsid w:val="00FB3945"/>
    <w:rsid w:val="00FB781C"/>
    <w:rsid w:val="00FD30D7"/>
    <w:rsid w:val="00FD45C0"/>
    <w:rsid w:val="00FD4F05"/>
    <w:rsid w:val="00FE0136"/>
    <w:rsid w:val="00FE01DF"/>
    <w:rsid w:val="00FF09C6"/>
    <w:rsid w:val="00FF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5647"/>
  <w15:chartTrackingRefBased/>
  <w15:docId w15:val="{218D11C0-4C3E-40BA-BBC5-91EA2327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C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4C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B115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47CE2"/>
    <w:pPr>
      <w:spacing w:after="0" w:line="240" w:lineRule="auto"/>
    </w:pPr>
    <w:rPr>
      <w:rFonts w:eastAsiaTheme="minorEastAsia"/>
      <w:sz w:val="24"/>
      <w:szCs w:val="24"/>
    </w:rPr>
    <w:tblPr>
      <w:tblCellMar>
        <w:top w:w="0" w:type="dxa"/>
        <w:left w:w="0" w:type="dxa"/>
        <w:bottom w:w="0" w:type="dxa"/>
        <w:right w:w="0" w:type="dxa"/>
      </w:tblCellMar>
    </w:tblPr>
  </w:style>
  <w:style w:type="character" w:customStyle="1" w:styleId="font191">
    <w:name w:val="font191"/>
    <w:basedOn w:val="DefaultParagraphFont"/>
    <w:rsid w:val="00247CE2"/>
    <w:rPr>
      <w:rFonts w:ascii="Segoe UI" w:hAnsi="Segoe UI" w:cs="Segoe UI" w:hint="default"/>
      <w:b w:val="0"/>
      <w:bCs w:val="0"/>
      <w:i w:val="0"/>
      <w:iCs w:val="0"/>
      <w:strike w:val="0"/>
      <w:dstrike w:val="0"/>
      <w:color w:val="0070C0"/>
      <w:sz w:val="22"/>
      <w:szCs w:val="22"/>
      <w:u w:val="none"/>
      <w:effect w:val="none"/>
    </w:rPr>
  </w:style>
  <w:style w:type="character" w:customStyle="1" w:styleId="font61">
    <w:name w:val="font61"/>
    <w:basedOn w:val="DefaultParagraphFont"/>
    <w:rsid w:val="00247CE2"/>
    <w:rPr>
      <w:rFonts w:ascii="Segoe UI" w:hAnsi="Segoe UI" w:cs="Segoe UI" w:hint="default"/>
      <w:b w:val="0"/>
      <w:bCs w:val="0"/>
      <w:i w:val="0"/>
      <w:iCs w:val="0"/>
      <w:strike w:val="0"/>
      <w:dstrike w:val="0"/>
      <w:color w:val="000000"/>
      <w:sz w:val="22"/>
      <w:szCs w:val="22"/>
      <w:u w:val="none"/>
      <w:effect w:val="none"/>
    </w:rPr>
  </w:style>
  <w:style w:type="character" w:customStyle="1" w:styleId="font171">
    <w:name w:val="font171"/>
    <w:basedOn w:val="DefaultParagraphFont"/>
    <w:rsid w:val="00247CE2"/>
    <w:rPr>
      <w:rFonts w:ascii="Segoe UI" w:hAnsi="Segoe UI" w:cs="Segoe UI" w:hint="default"/>
      <w:b/>
      <w:bCs/>
      <w:i w:val="0"/>
      <w:iCs w:val="0"/>
      <w:strike w:val="0"/>
      <w:dstrike w:val="0"/>
      <w:color w:val="000000"/>
      <w:sz w:val="22"/>
      <w:szCs w:val="22"/>
      <w:u w:val="none"/>
      <w:effect w:val="none"/>
    </w:rPr>
  </w:style>
  <w:style w:type="character" w:customStyle="1" w:styleId="font111">
    <w:name w:val="font111"/>
    <w:basedOn w:val="DefaultParagraphFont"/>
    <w:rsid w:val="00247CE2"/>
    <w:rPr>
      <w:rFonts w:ascii="Segoe UI" w:hAnsi="Segoe UI" w:cs="Segoe UI" w:hint="default"/>
      <w:b w:val="0"/>
      <w:bCs w:val="0"/>
      <w:i w:val="0"/>
      <w:iCs w:val="0"/>
      <w:strike w:val="0"/>
      <w:dstrike w:val="0"/>
      <w:color w:val="auto"/>
      <w:sz w:val="20"/>
      <w:szCs w:val="20"/>
      <w:u w:val="none"/>
      <w:effect w:val="none"/>
    </w:rPr>
  </w:style>
  <w:style w:type="character" w:customStyle="1" w:styleId="font101">
    <w:name w:val="font101"/>
    <w:basedOn w:val="DefaultParagraphFont"/>
    <w:rsid w:val="00247CE2"/>
    <w:rPr>
      <w:rFonts w:ascii="Segoe UI" w:hAnsi="Segoe UI" w:cs="Segoe UI" w:hint="default"/>
      <w:b w:val="0"/>
      <w:bCs w:val="0"/>
      <w:i/>
      <w:iCs/>
      <w:strike w:val="0"/>
      <w:dstrike w:val="0"/>
      <w:color w:val="auto"/>
      <w:sz w:val="20"/>
      <w:szCs w:val="20"/>
      <w:u w:val="none"/>
      <w:effect w:val="none"/>
    </w:rPr>
  </w:style>
  <w:style w:type="paragraph" w:styleId="Header">
    <w:name w:val="header"/>
    <w:basedOn w:val="Normal"/>
    <w:link w:val="HeaderChar"/>
    <w:unhideWhenUsed/>
    <w:rsid w:val="00BC2DD8"/>
    <w:pPr>
      <w:tabs>
        <w:tab w:val="center" w:pos="4680"/>
        <w:tab w:val="right" w:pos="9360"/>
      </w:tabs>
      <w:spacing w:after="0" w:line="240" w:lineRule="auto"/>
    </w:pPr>
  </w:style>
  <w:style w:type="character" w:customStyle="1" w:styleId="HeaderChar">
    <w:name w:val="Header Char"/>
    <w:basedOn w:val="DefaultParagraphFont"/>
    <w:link w:val="Header"/>
    <w:rsid w:val="00BC2DD8"/>
  </w:style>
  <w:style w:type="paragraph" w:styleId="Footer">
    <w:name w:val="footer"/>
    <w:basedOn w:val="Normal"/>
    <w:link w:val="FooterChar"/>
    <w:uiPriority w:val="99"/>
    <w:unhideWhenUsed/>
    <w:rsid w:val="00BC2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DD8"/>
  </w:style>
  <w:style w:type="character" w:styleId="Strong">
    <w:name w:val="Strong"/>
    <w:basedOn w:val="DefaultParagraphFont"/>
    <w:uiPriority w:val="22"/>
    <w:qFormat/>
    <w:rsid w:val="00250CEA"/>
    <w:rPr>
      <w:b/>
      <w:bCs/>
    </w:rPr>
  </w:style>
  <w:style w:type="paragraph" w:styleId="ListParagraph">
    <w:name w:val="List Paragraph"/>
    <w:basedOn w:val="Normal"/>
    <w:uiPriority w:val="34"/>
    <w:qFormat/>
    <w:rsid w:val="00250CEA"/>
    <w:pPr>
      <w:ind w:left="720"/>
      <w:contextualSpacing/>
    </w:pPr>
  </w:style>
  <w:style w:type="character" w:styleId="Hyperlink">
    <w:name w:val="Hyperlink"/>
    <w:basedOn w:val="DefaultParagraphFont"/>
    <w:uiPriority w:val="99"/>
    <w:unhideWhenUsed/>
    <w:rsid w:val="00C16A91"/>
    <w:rPr>
      <w:color w:val="0000FF"/>
      <w:u w:val="single"/>
    </w:rPr>
  </w:style>
  <w:style w:type="paragraph" w:styleId="Revision">
    <w:name w:val="Revision"/>
    <w:hidden/>
    <w:uiPriority w:val="99"/>
    <w:semiHidden/>
    <w:rsid w:val="00C23421"/>
    <w:pPr>
      <w:spacing w:after="0" w:line="240" w:lineRule="auto"/>
    </w:pPr>
  </w:style>
  <w:style w:type="character" w:customStyle="1" w:styleId="NormalWebChar">
    <w:name w:val="Normal (Web) Char"/>
    <w:basedOn w:val="DefaultParagraphFont"/>
    <w:link w:val="NormalWeb"/>
    <w:uiPriority w:val="99"/>
    <w:semiHidden/>
    <w:locked/>
    <w:rsid w:val="008012C5"/>
    <w:rPr>
      <w:rFonts w:ascii="Times New Roman" w:eastAsia="Times New Roman" w:hAnsi="Times New Roman" w:cs="Times New Roman"/>
      <w:sz w:val="24"/>
      <w:szCs w:val="24"/>
    </w:rPr>
  </w:style>
  <w:style w:type="paragraph" w:styleId="NormalWeb">
    <w:name w:val="Normal (Web)"/>
    <w:basedOn w:val="Normal"/>
    <w:link w:val="NormalWebChar"/>
    <w:uiPriority w:val="99"/>
    <w:semiHidden/>
    <w:unhideWhenUsed/>
    <w:rsid w:val="008012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locked/>
    <w:rsid w:val="008012C5"/>
    <w:rPr>
      <w:rFonts w:ascii="Calibri" w:eastAsia="Times New Roman" w:hAnsi="Calibri" w:cs="Times New Roman"/>
    </w:rPr>
  </w:style>
  <w:style w:type="paragraph" w:styleId="NoSpacing">
    <w:name w:val="No Spacing"/>
    <w:link w:val="NoSpacingChar"/>
    <w:uiPriority w:val="1"/>
    <w:qFormat/>
    <w:rsid w:val="008012C5"/>
    <w:pPr>
      <w:spacing w:after="0" w:line="240" w:lineRule="auto"/>
    </w:pPr>
    <w:rPr>
      <w:rFonts w:ascii="Calibri" w:eastAsia="Times New Roman" w:hAnsi="Calibri" w:cs="Times New Roman"/>
    </w:rPr>
  </w:style>
  <w:style w:type="character" w:styleId="Emphasis">
    <w:name w:val="Emphasis"/>
    <w:basedOn w:val="DefaultParagraphFont"/>
    <w:qFormat/>
    <w:rsid w:val="008012C5"/>
    <w:rPr>
      <w:i/>
      <w:iCs/>
    </w:rPr>
  </w:style>
  <w:style w:type="table" w:styleId="TableGrid0">
    <w:name w:val="Table Grid"/>
    <w:basedOn w:val="TableNormal"/>
    <w:uiPriority w:val="39"/>
    <w:rsid w:val="002D1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01">
    <w:name w:val="sc01"/>
    <w:basedOn w:val="DefaultParagraphFont"/>
    <w:rsid w:val="00CE319D"/>
    <w:rPr>
      <w:rFonts w:ascii="Courier New" w:hAnsi="Courier New" w:cs="Courier New" w:hint="default"/>
      <w:b/>
      <w:bCs/>
      <w:color w:val="000000"/>
      <w:sz w:val="20"/>
      <w:szCs w:val="20"/>
    </w:rPr>
  </w:style>
  <w:style w:type="paragraph" w:styleId="TOC1">
    <w:name w:val="toc 1"/>
    <w:basedOn w:val="Normal"/>
    <w:next w:val="Normal"/>
    <w:autoRedefine/>
    <w:uiPriority w:val="39"/>
    <w:unhideWhenUsed/>
    <w:rsid w:val="00297893"/>
    <w:pPr>
      <w:tabs>
        <w:tab w:val="left" w:pos="450"/>
        <w:tab w:val="right" w:leader="dot" w:pos="9350"/>
      </w:tabs>
      <w:spacing w:after="100"/>
    </w:pPr>
    <w:rPr>
      <w:rFonts w:ascii="Aptos" w:hAnsi="Aptos"/>
      <w:kern w:val="0"/>
      <w:sz w:val="24"/>
      <w14:ligatures w14:val="none"/>
    </w:rPr>
  </w:style>
  <w:style w:type="paragraph" w:styleId="TOC2">
    <w:name w:val="toc 2"/>
    <w:basedOn w:val="Normal"/>
    <w:next w:val="Normal"/>
    <w:autoRedefine/>
    <w:uiPriority w:val="39"/>
    <w:unhideWhenUsed/>
    <w:rsid w:val="00A636C9"/>
    <w:pPr>
      <w:tabs>
        <w:tab w:val="left" w:pos="720"/>
        <w:tab w:val="right" w:leader="dot" w:pos="9350"/>
      </w:tabs>
      <w:spacing w:after="100"/>
      <w:ind w:left="220"/>
    </w:pPr>
    <w:rPr>
      <w:rFonts w:ascii="Aptos" w:hAnsi="Aptos"/>
      <w:noProof/>
      <w:color w:val="474C55"/>
      <w:kern w:val="0"/>
      <w14:ligatures w14:val="none"/>
    </w:rPr>
  </w:style>
  <w:style w:type="paragraph" w:customStyle="1" w:styleId="NewH1">
    <w:name w:val="New_H1"/>
    <w:basedOn w:val="Heading1"/>
    <w:qFormat/>
    <w:rsid w:val="00634C37"/>
    <w:pPr>
      <w:numPr>
        <w:numId w:val="46"/>
      </w:numPr>
    </w:pPr>
    <w:rPr>
      <w:rFonts w:ascii="Montserrat Light" w:hAnsi="Montserrat Light"/>
      <w:kern w:val="0"/>
      <w14:ligatures w14:val="none"/>
    </w:rPr>
  </w:style>
  <w:style w:type="paragraph" w:customStyle="1" w:styleId="NewH2">
    <w:name w:val="New_H2"/>
    <w:basedOn w:val="Heading2"/>
    <w:qFormat/>
    <w:rsid w:val="00634C37"/>
    <w:pPr>
      <w:numPr>
        <w:ilvl w:val="1"/>
        <w:numId w:val="46"/>
      </w:numPr>
      <w:tabs>
        <w:tab w:val="num" w:pos="360"/>
      </w:tabs>
    </w:pPr>
    <w:rPr>
      <w:rFonts w:ascii="Montserrat" w:hAnsi="Montserrat"/>
      <w:color w:val="474C55"/>
      <w:kern w:val="0"/>
      <w:sz w:val="28"/>
      <w14:ligatures w14:val="none"/>
    </w:rPr>
  </w:style>
  <w:style w:type="paragraph" w:customStyle="1" w:styleId="StewartAptosH1">
    <w:name w:val="Stewart_Aptos_H1"/>
    <w:basedOn w:val="NewH1"/>
    <w:link w:val="StewartAptosH1Char"/>
    <w:qFormat/>
    <w:rsid w:val="00634C37"/>
    <w:rPr>
      <w:rFonts w:ascii="Aptos" w:hAnsi="Aptos"/>
      <w:b/>
    </w:rPr>
  </w:style>
  <w:style w:type="character" w:customStyle="1" w:styleId="StewartAptosH1Char">
    <w:name w:val="Stewart_Aptos_H1 Char"/>
    <w:basedOn w:val="DefaultParagraphFont"/>
    <w:link w:val="StewartAptosH1"/>
    <w:rsid w:val="00634C37"/>
    <w:rPr>
      <w:rFonts w:ascii="Aptos" w:eastAsiaTheme="majorEastAsia" w:hAnsi="Aptos" w:cstheme="majorBidi"/>
      <w:b/>
      <w:color w:val="2F5496" w:themeColor="accent1" w:themeShade="BF"/>
      <w:kern w:val="0"/>
      <w:sz w:val="32"/>
      <w:szCs w:val="32"/>
      <w14:ligatures w14:val="none"/>
    </w:rPr>
  </w:style>
  <w:style w:type="character" w:customStyle="1" w:styleId="Heading1Char">
    <w:name w:val="Heading 1 Char"/>
    <w:basedOn w:val="DefaultParagraphFont"/>
    <w:link w:val="Heading1"/>
    <w:uiPriority w:val="9"/>
    <w:rsid w:val="00634C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34C37"/>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243EBD"/>
    <w:rPr>
      <w:color w:val="954F72" w:themeColor="followedHyperlink"/>
      <w:u w:val="single"/>
    </w:rPr>
  </w:style>
  <w:style w:type="paragraph" w:styleId="TOCHeading">
    <w:name w:val="TOC Heading"/>
    <w:basedOn w:val="Heading1"/>
    <w:next w:val="Normal"/>
    <w:uiPriority w:val="39"/>
    <w:unhideWhenUsed/>
    <w:qFormat/>
    <w:rsid w:val="00297893"/>
    <w:pPr>
      <w:outlineLvl w:val="9"/>
    </w:pPr>
    <w:rPr>
      <w:kern w:val="0"/>
      <w14:ligatures w14:val="none"/>
    </w:rPr>
  </w:style>
  <w:style w:type="character" w:customStyle="1" w:styleId="Heading4Char">
    <w:name w:val="Heading 4 Char"/>
    <w:basedOn w:val="DefaultParagraphFont"/>
    <w:link w:val="Heading4"/>
    <w:uiPriority w:val="9"/>
    <w:semiHidden/>
    <w:rsid w:val="00B115C8"/>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13D93"/>
    <w:rPr>
      <w:rFonts w:ascii="Courier New" w:eastAsia="Times New Roman" w:hAnsi="Courier New" w:cs="Courier New"/>
      <w:sz w:val="20"/>
      <w:szCs w:val="20"/>
    </w:rPr>
  </w:style>
  <w:style w:type="paragraph" w:customStyle="1" w:styleId="Code1">
    <w:name w:val="Code1"/>
    <w:basedOn w:val="Normal"/>
    <w:link w:val="Code1Char"/>
    <w:qFormat/>
    <w:rsid w:val="00F864DD"/>
    <w:pPr>
      <w:numPr>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pPr>
    <w:rPr>
      <w:rFonts w:ascii="Ubuntu Mono" w:eastAsia="Times New Roman" w:hAnsi="Ubuntu Mono" w:cs="Courier New"/>
      <w:b/>
      <w:bCs/>
      <w:color w:val="0D0D0D"/>
      <w:kern w:val="0"/>
      <w:sz w:val="21"/>
      <w:szCs w:val="21"/>
      <w:bdr w:val="single" w:sz="2" w:space="0" w:color="E3E3E3" w:frame="1"/>
      <w14:ligatures w14:val="none"/>
    </w:rPr>
  </w:style>
  <w:style w:type="character" w:customStyle="1" w:styleId="Code1Char">
    <w:name w:val="Code1 Char"/>
    <w:basedOn w:val="DefaultParagraphFont"/>
    <w:link w:val="Code1"/>
    <w:rsid w:val="00F864DD"/>
    <w:rPr>
      <w:rFonts w:ascii="Ubuntu Mono" w:eastAsia="Times New Roman" w:hAnsi="Ubuntu Mono" w:cs="Courier New"/>
      <w:b/>
      <w:bCs/>
      <w:color w:val="0D0D0D"/>
      <w:kern w:val="0"/>
      <w:sz w:val="21"/>
      <w:szCs w:val="21"/>
      <w:bdr w:val="single" w:sz="2" w:space="0" w:color="E3E3E3" w:frame="1"/>
      <w:shd w:val="clear" w:color="auto" w:fill="FFFFFF"/>
      <w14:ligatures w14:val="none"/>
    </w:rPr>
  </w:style>
  <w:style w:type="character" w:styleId="UnresolvedMention">
    <w:name w:val="Unresolved Mention"/>
    <w:basedOn w:val="DefaultParagraphFont"/>
    <w:uiPriority w:val="99"/>
    <w:semiHidden/>
    <w:unhideWhenUsed/>
    <w:rsid w:val="00506907"/>
    <w:rPr>
      <w:color w:val="605E5C"/>
      <w:shd w:val="clear" w:color="auto" w:fill="E1DFDD"/>
    </w:rPr>
  </w:style>
  <w:style w:type="paragraph" w:styleId="ListBullet">
    <w:name w:val="List Bullet"/>
    <w:basedOn w:val="Normal"/>
    <w:uiPriority w:val="99"/>
    <w:semiHidden/>
    <w:unhideWhenUsed/>
    <w:rsid w:val="00F529BC"/>
    <w:pPr>
      <w:numPr>
        <w:numId w:val="73"/>
      </w:numPr>
      <w:tabs>
        <w:tab w:val="clear" w:pos="360"/>
      </w:tabs>
      <w:spacing w:after="200" w:line="276" w:lineRule="auto"/>
      <w:ind w:left="0" w:firstLine="0"/>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245">
      <w:bodyDiv w:val="1"/>
      <w:marLeft w:val="0"/>
      <w:marRight w:val="0"/>
      <w:marTop w:val="0"/>
      <w:marBottom w:val="0"/>
      <w:divBdr>
        <w:top w:val="none" w:sz="0" w:space="0" w:color="auto"/>
        <w:left w:val="none" w:sz="0" w:space="0" w:color="auto"/>
        <w:bottom w:val="none" w:sz="0" w:space="0" w:color="auto"/>
        <w:right w:val="none" w:sz="0" w:space="0" w:color="auto"/>
      </w:divBdr>
    </w:div>
    <w:div w:id="35589102">
      <w:bodyDiv w:val="1"/>
      <w:marLeft w:val="0"/>
      <w:marRight w:val="0"/>
      <w:marTop w:val="0"/>
      <w:marBottom w:val="0"/>
      <w:divBdr>
        <w:top w:val="none" w:sz="0" w:space="0" w:color="auto"/>
        <w:left w:val="none" w:sz="0" w:space="0" w:color="auto"/>
        <w:bottom w:val="none" w:sz="0" w:space="0" w:color="auto"/>
        <w:right w:val="none" w:sz="0" w:space="0" w:color="auto"/>
      </w:divBdr>
      <w:divsChild>
        <w:div w:id="244808462">
          <w:marLeft w:val="0"/>
          <w:marRight w:val="0"/>
          <w:marTop w:val="0"/>
          <w:marBottom w:val="0"/>
          <w:divBdr>
            <w:top w:val="none" w:sz="0" w:space="0" w:color="auto"/>
            <w:left w:val="none" w:sz="0" w:space="0" w:color="auto"/>
            <w:bottom w:val="none" w:sz="0" w:space="0" w:color="auto"/>
            <w:right w:val="none" w:sz="0" w:space="0" w:color="auto"/>
          </w:divBdr>
        </w:div>
        <w:div w:id="604073328">
          <w:marLeft w:val="0"/>
          <w:marRight w:val="0"/>
          <w:marTop w:val="0"/>
          <w:marBottom w:val="0"/>
          <w:divBdr>
            <w:top w:val="none" w:sz="0" w:space="0" w:color="auto"/>
            <w:left w:val="none" w:sz="0" w:space="0" w:color="auto"/>
            <w:bottom w:val="none" w:sz="0" w:space="0" w:color="auto"/>
            <w:right w:val="none" w:sz="0" w:space="0" w:color="auto"/>
          </w:divBdr>
        </w:div>
        <w:div w:id="809709572">
          <w:marLeft w:val="0"/>
          <w:marRight w:val="0"/>
          <w:marTop w:val="0"/>
          <w:marBottom w:val="0"/>
          <w:divBdr>
            <w:top w:val="none" w:sz="0" w:space="0" w:color="auto"/>
            <w:left w:val="none" w:sz="0" w:space="0" w:color="auto"/>
            <w:bottom w:val="none" w:sz="0" w:space="0" w:color="auto"/>
            <w:right w:val="none" w:sz="0" w:space="0" w:color="auto"/>
          </w:divBdr>
        </w:div>
        <w:div w:id="953293701">
          <w:marLeft w:val="0"/>
          <w:marRight w:val="0"/>
          <w:marTop w:val="0"/>
          <w:marBottom w:val="0"/>
          <w:divBdr>
            <w:top w:val="none" w:sz="0" w:space="0" w:color="auto"/>
            <w:left w:val="none" w:sz="0" w:space="0" w:color="auto"/>
            <w:bottom w:val="none" w:sz="0" w:space="0" w:color="auto"/>
            <w:right w:val="none" w:sz="0" w:space="0" w:color="auto"/>
          </w:divBdr>
        </w:div>
        <w:div w:id="1253199355">
          <w:marLeft w:val="0"/>
          <w:marRight w:val="0"/>
          <w:marTop w:val="0"/>
          <w:marBottom w:val="0"/>
          <w:divBdr>
            <w:top w:val="none" w:sz="0" w:space="0" w:color="auto"/>
            <w:left w:val="none" w:sz="0" w:space="0" w:color="auto"/>
            <w:bottom w:val="none" w:sz="0" w:space="0" w:color="auto"/>
            <w:right w:val="none" w:sz="0" w:space="0" w:color="auto"/>
          </w:divBdr>
        </w:div>
        <w:div w:id="1361709174">
          <w:marLeft w:val="0"/>
          <w:marRight w:val="0"/>
          <w:marTop w:val="0"/>
          <w:marBottom w:val="0"/>
          <w:divBdr>
            <w:top w:val="none" w:sz="0" w:space="0" w:color="auto"/>
            <w:left w:val="none" w:sz="0" w:space="0" w:color="auto"/>
            <w:bottom w:val="none" w:sz="0" w:space="0" w:color="auto"/>
            <w:right w:val="none" w:sz="0" w:space="0" w:color="auto"/>
          </w:divBdr>
        </w:div>
        <w:div w:id="1594049230">
          <w:marLeft w:val="0"/>
          <w:marRight w:val="0"/>
          <w:marTop w:val="0"/>
          <w:marBottom w:val="0"/>
          <w:divBdr>
            <w:top w:val="none" w:sz="0" w:space="0" w:color="auto"/>
            <w:left w:val="none" w:sz="0" w:space="0" w:color="auto"/>
            <w:bottom w:val="none" w:sz="0" w:space="0" w:color="auto"/>
            <w:right w:val="none" w:sz="0" w:space="0" w:color="auto"/>
          </w:divBdr>
        </w:div>
        <w:div w:id="1750275213">
          <w:marLeft w:val="0"/>
          <w:marRight w:val="0"/>
          <w:marTop w:val="0"/>
          <w:marBottom w:val="0"/>
          <w:divBdr>
            <w:top w:val="none" w:sz="0" w:space="0" w:color="auto"/>
            <w:left w:val="none" w:sz="0" w:space="0" w:color="auto"/>
            <w:bottom w:val="none" w:sz="0" w:space="0" w:color="auto"/>
            <w:right w:val="none" w:sz="0" w:space="0" w:color="auto"/>
          </w:divBdr>
        </w:div>
        <w:div w:id="1876501508">
          <w:marLeft w:val="0"/>
          <w:marRight w:val="0"/>
          <w:marTop w:val="0"/>
          <w:marBottom w:val="0"/>
          <w:divBdr>
            <w:top w:val="none" w:sz="0" w:space="0" w:color="auto"/>
            <w:left w:val="none" w:sz="0" w:space="0" w:color="auto"/>
            <w:bottom w:val="none" w:sz="0" w:space="0" w:color="auto"/>
            <w:right w:val="none" w:sz="0" w:space="0" w:color="auto"/>
          </w:divBdr>
        </w:div>
        <w:div w:id="1906798769">
          <w:marLeft w:val="0"/>
          <w:marRight w:val="0"/>
          <w:marTop w:val="0"/>
          <w:marBottom w:val="0"/>
          <w:divBdr>
            <w:top w:val="none" w:sz="0" w:space="0" w:color="auto"/>
            <w:left w:val="none" w:sz="0" w:space="0" w:color="auto"/>
            <w:bottom w:val="none" w:sz="0" w:space="0" w:color="auto"/>
            <w:right w:val="none" w:sz="0" w:space="0" w:color="auto"/>
          </w:divBdr>
        </w:div>
        <w:div w:id="2066567858">
          <w:marLeft w:val="0"/>
          <w:marRight w:val="0"/>
          <w:marTop w:val="0"/>
          <w:marBottom w:val="0"/>
          <w:divBdr>
            <w:top w:val="none" w:sz="0" w:space="0" w:color="auto"/>
            <w:left w:val="none" w:sz="0" w:space="0" w:color="auto"/>
            <w:bottom w:val="none" w:sz="0" w:space="0" w:color="auto"/>
            <w:right w:val="none" w:sz="0" w:space="0" w:color="auto"/>
          </w:divBdr>
        </w:div>
      </w:divsChild>
    </w:div>
    <w:div w:id="71395148">
      <w:bodyDiv w:val="1"/>
      <w:marLeft w:val="0"/>
      <w:marRight w:val="0"/>
      <w:marTop w:val="0"/>
      <w:marBottom w:val="0"/>
      <w:divBdr>
        <w:top w:val="none" w:sz="0" w:space="0" w:color="auto"/>
        <w:left w:val="none" w:sz="0" w:space="0" w:color="auto"/>
        <w:bottom w:val="none" w:sz="0" w:space="0" w:color="auto"/>
        <w:right w:val="none" w:sz="0" w:space="0" w:color="auto"/>
      </w:divBdr>
    </w:div>
    <w:div w:id="109593003">
      <w:bodyDiv w:val="1"/>
      <w:marLeft w:val="0"/>
      <w:marRight w:val="0"/>
      <w:marTop w:val="0"/>
      <w:marBottom w:val="0"/>
      <w:divBdr>
        <w:top w:val="none" w:sz="0" w:space="0" w:color="auto"/>
        <w:left w:val="none" w:sz="0" w:space="0" w:color="auto"/>
        <w:bottom w:val="none" w:sz="0" w:space="0" w:color="auto"/>
        <w:right w:val="none" w:sz="0" w:space="0" w:color="auto"/>
      </w:divBdr>
    </w:div>
    <w:div w:id="147021447">
      <w:bodyDiv w:val="1"/>
      <w:marLeft w:val="0"/>
      <w:marRight w:val="0"/>
      <w:marTop w:val="0"/>
      <w:marBottom w:val="0"/>
      <w:divBdr>
        <w:top w:val="none" w:sz="0" w:space="0" w:color="auto"/>
        <w:left w:val="none" w:sz="0" w:space="0" w:color="auto"/>
        <w:bottom w:val="none" w:sz="0" w:space="0" w:color="auto"/>
        <w:right w:val="none" w:sz="0" w:space="0" w:color="auto"/>
      </w:divBdr>
    </w:div>
    <w:div w:id="187840006">
      <w:bodyDiv w:val="1"/>
      <w:marLeft w:val="0"/>
      <w:marRight w:val="0"/>
      <w:marTop w:val="0"/>
      <w:marBottom w:val="0"/>
      <w:divBdr>
        <w:top w:val="none" w:sz="0" w:space="0" w:color="auto"/>
        <w:left w:val="none" w:sz="0" w:space="0" w:color="auto"/>
        <w:bottom w:val="none" w:sz="0" w:space="0" w:color="auto"/>
        <w:right w:val="none" w:sz="0" w:space="0" w:color="auto"/>
      </w:divBdr>
    </w:div>
    <w:div w:id="203255113">
      <w:bodyDiv w:val="1"/>
      <w:marLeft w:val="0"/>
      <w:marRight w:val="0"/>
      <w:marTop w:val="0"/>
      <w:marBottom w:val="0"/>
      <w:divBdr>
        <w:top w:val="none" w:sz="0" w:space="0" w:color="auto"/>
        <w:left w:val="none" w:sz="0" w:space="0" w:color="auto"/>
        <w:bottom w:val="none" w:sz="0" w:space="0" w:color="auto"/>
        <w:right w:val="none" w:sz="0" w:space="0" w:color="auto"/>
      </w:divBdr>
      <w:divsChild>
        <w:div w:id="371462299">
          <w:marLeft w:val="0"/>
          <w:marRight w:val="0"/>
          <w:marTop w:val="0"/>
          <w:marBottom w:val="0"/>
          <w:divBdr>
            <w:top w:val="none" w:sz="0" w:space="0" w:color="auto"/>
            <w:left w:val="none" w:sz="0" w:space="0" w:color="auto"/>
            <w:bottom w:val="none" w:sz="0" w:space="0" w:color="auto"/>
            <w:right w:val="none" w:sz="0" w:space="0" w:color="auto"/>
          </w:divBdr>
        </w:div>
        <w:div w:id="474372635">
          <w:marLeft w:val="0"/>
          <w:marRight w:val="0"/>
          <w:marTop w:val="0"/>
          <w:marBottom w:val="0"/>
          <w:divBdr>
            <w:top w:val="none" w:sz="0" w:space="0" w:color="auto"/>
            <w:left w:val="none" w:sz="0" w:space="0" w:color="auto"/>
            <w:bottom w:val="none" w:sz="0" w:space="0" w:color="auto"/>
            <w:right w:val="none" w:sz="0" w:space="0" w:color="auto"/>
          </w:divBdr>
        </w:div>
        <w:div w:id="1337343464">
          <w:marLeft w:val="0"/>
          <w:marRight w:val="0"/>
          <w:marTop w:val="0"/>
          <w:marBottom w:val="0"/>
          <w:divBdr>
            <w:top w:val="none" w:sz="0" w:space="0" w:color="auto"/>
            <w:left w:val="none" w:sz="0" w:space="0" w:color="auto"/>
            <w:bottom w:val="none" w:sz="0" w:space="0" w:color="auto"/>
            <w:right w:val="none" w:sz="0" w:space="0" w:color="auto"/>
          </w:divBdr>
        </w:div>
        <w:div w:id="1767531396">
          <w:marLeft w:val="0"/>
          <w:marRight w:val="0"/>
          <w:marTop w:val="0"/>
          <w:marBottom w:val="0"/>
          <w:divBdr>
            <w:top w:val="none" w:sz="0" w:space="0" w:color="auto"/>
            <w:left w:val="none" w:sz="0" w:space="0" w:color="auto"/>
            <w:bottom w:val="none" w:sz="0" w:space="0" w:color="auto"/>
            <w:right w:val="none" w:sz="0" w:space="0" w:color="auto"/>
          </w:divBdr>
        </w:div>
        <w:div w:id="1890528869">
          <w:marLeft w:val="0"/>
          <w:marRight w:val="0"/>
          <w:marTop w:val="0"/>
          <w:marBottom w:val="0"/>
          <w:divBdr>
            <w:top w:val="none" w:sz="0" w:space="0" w:color="auto"/>
            <w:left w:val="none" w:sz="0" w:space="0" w:color="auto"/>
            <w:bottom w:val="none" w:sz="0" w:space="0" w:color="auto"/>
            <w:right w:val="none" w:sz="0" w:space="0" w:color="auto"/>
          </w:divBdr>
        </w:div>
        <w:div w:id="2089619741">
          <w:marLeft w:val="0"/>
          <w:marRight w:val="0"/>
          <w:marTop w:val="0"/>
          <w:marBottom w:val="0"/>
          <w:divBdr>
            <w:top w:val="none" w:sz="0" w:space="0" w:color="auto"/>
            <w:left w:val="none" w:sz="0" w:space="0" w:color="auto"/>
            <w:bottom w:val="none" w:sz="0" w:space="0" w:color="auto"/>
            <w:right w:val="none" w:sz="0" w:space="0" w:color="auto"/>
          </w:divBdr>
        </w:div>
      </w:divsChild>
    </w:div>
    <w:div w:id="212230825">
      <w:bodyDiv w:val="1"/>
      <w:marLeft w:val="0"/>
      <w:marRight w:val="0"/>
      <w:marTop w:val="0"/>
      <w:marBottom w:val="0"/>
      <w:divBdr>
        <w:top w:val="none" w:sz="0" w:space="0" w:color="auto"/>
        <w:left w:val="none" w:sz="0" w:space="0" w:color="auto"/>
        <w:bottom w:val="none" w:sz="0" w:space="0" w:color="auto"/>
        <w:right w:val="none" w:sz="0" w:space="0" w:color="auto"/>
      </w:divBdr>
    </w:div>
    <w:div w:id="214124903">
      <w:bodyDiv w:val="1"/>
      <w:marLeft w:val="0"/>
      <w:marRight w:val="0"/>
      <w:marTop w:val="0"/>
      <w:marBottom w:val="0"/>
      <w:divBdr>
        <w:top w:val="none" w:sz="0" w:space="0" w:color="auto"/>
        <w:left w:val="none" w:sz="0" w:space="0" w:color="auto"/>
        <w:bottom w:val="none" w:sz="0" w:space="0" w:color="auto"/>
        <w:right w:val="none" w:sz="0" w:space="0" w:color="auto"/>
      </w:divBdr>
    </w:div>
    <w:div w:id="226496436">
      <w:bodyDiv w:val="1"/>
      <w:marLeft w:val="0"/>
      <w:marRight w:val="0"/>
      <w:marTop w:val="0"/>
      <w:marBottom w:val="0"/>
      <w:divBdr>
        <w:top w:val="none" w:sz="0" w:space="0" w:color="auto"/>
        <w:left w:val="none" w:sz="0" w:space="0" w:color="auto"/>
        <w:bottom w:val="none" w:sz="0" w:space="0" w:color="auto"/>
        <w:right w:val="none" w:sz="0" w:space="0" w:color="auto"/>
      </w:divBdr>
      <w:divsChild>
        <w:div w:id="1891265334">
          <w:marLeft w:val="0"/>
          <w:marRight w:val="0"/>
          <w:marTop w:val="0"/>
          <w:marBottom w:val="0"/>
          <w:divBdr>
            <w:top w:val="none" w:sz="0" w:space="0" w:color="auto"/>
            <w:left w:val="none" w:sz="0" w:space="0" w:color="auto"/>
            <w:bottom w:val="none" w:sz="0" w:space="0" w:color="auto"/>
            <w:right w:val="none" w:sz="0" w:space="0" w:color="auto"/>
          </w:divBdr>
          <w:divsChild>
            <w:div w:id="2040278287">
              <w:marLeft w:val="0"/>
              <w:marRight w:val="0"/>
              <w:marTop w:val="0"/>
              <w:marBottom w:val="0"/>
              <w:divBdr>
                <w:top w:val="none" w:sz="0" w:space="0" w:color="auto"/>
                <w:left w:val="none" w:sz="0" w:space="0" w:color="auto"/>
                <w:bottom w:val="none" w:sz="0" w:space="0" w:color="auto"/>
                <w:right w:val="none" w:sz="0" w:space="0" w:color="auto"/>
              </w:divBdr>
            </w:div>
            <w:div w:id="484324179">
              <w:marLeft w:val="0"/>
              <w:marRight w:val="0"/>
              <w:marTop w:val="0"/>
              <w:marBottom w:val="0"/>
              <w:divBdr>
                <w:top w:val="none" w:sz="0" w:space="0" w:color="auto"/>
                <w:left w:val="none" w:sz="0" w:space="0" w:color="auto"/>
                <w:bottom w:val="none" w:sz="0" w:space="0" w:color="auto"/>
                <w:right w:val="none" w:sz="0" w:space="0" w:color="auto"/>
              </w:divBdr>
            </w:div>
            <w:div w:id="464347901">
              <w:marLeft w:val="0"/>
              <w:marRight w:val="0"/>
              <w:marTop w:val="0"/>
              <w:marBottom w:val="0"/>
              <w:divBdr>
                <w:top w:val="none" w:sz="0" w:space="0" w:color="auto"/>
                <w:left w:val="none" w:sz="0" w:space="0" w:color="auto"/>
                <w:bottom w:val="none" w:sz="0" w:space="0" w:color="auto"/>
                <w:right w:val="none" w:sz="0" w:space="0" w:color="auto"/>
              </w:divBdr>
            </w:div>
            <w:div w:id="6998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9662">
      <w:bodyDiv w:val="1"/>
      <w:marLeft w:val="0"/>
      <w:marRight w:val="0"/>
      <w:marTop w:val="0"/>
      <w:marBottom w:val="0"/>
      <w:divBdr>
        <w:top w:val="none" w:sz="0" w:space="0" w:color="auto"/>
        <w:left w:val="none" w:sz="0" w:space="0" w:color="auto"/>
        <w:bottom w:val="none" w:sz="0" w:space="0" w:color="auto"/>
        <w:right w:val="none" w:sz="0" w:space="0" w:color="auto"/>
      </w:divBdr>
      <w:divsChild>
        <w:div w:id="2045012162">
          <w:marLeft w:val="0"/>
          <w:marRight w:val="0"/>
          <w:marTop w:val="0"/>
          <w:marBottom w:val="0"/>
          <w:divBdr>
            <w:top w:val="none" w:sz="0" w:space="0" w:color="auto"/>
            <w:left w:val="none" w:sz="0" w:space="0" w:color="auto"/>
            <w:bottom w:val="none" w:sz="0" w:space="0" w:color="auto"/>
            <w:right w:val="none" w:sz="0" w:space="0" w:color="auto"/>
          </w:divBdr>
        </w:div>
      </w:divsChild>
    </w:div>
    <w:div w:id="245118293">
      <w:bodyDiv w:val="1"/>
      <w:marLeft w:val="0"/>
      <w:marRight w:val="0"/>
      <w:marTop w:val="0"/>
      <w:marBottom w:val="0"/>
      <w:divBdr>
        <w:top w:val="none" w:sz="0" w:space="0" w:color="auto"/>
        <w:left w:val="none" w:sz="0" w:space="0" w:color="auto"/>
        <w:bottom w:val="none" w:sz="0" w:space="0" w:color="auto"/>
        <w:right w:val="none" w:sz="0" w:space="0" w:color="auto"/>
      </w:divBdr>
    </w:div>
    <w:div w:id="323095299">
      <w:bodyDiv w:val="1"/>
      <w:marLeft w:val="0"/>
      <w:marRight w:val="0"/>
      <w:marTop w:val="0"/>
      <w:marBottom w:val="0"/>
      <w:divBdr>
        <w:top w:val="none" w:sz="0" w:space="0" w:color="auto"/>
        <w:left w:val="none" w:sz="0" w:space="0" w:color="auto"/>
        <w:bottom w:val="none" w:sz="0" w:space="0" w:color="auto"/>
        <w:right w:val="none" w:sz="0" w:space="0" w:color="auto"/>
      </w:divBdr>
      <w:divsChild>
        <w:div w:id="936400739">
          <w:marLeft w:val="0"/>
          <w:marRight w:val="0"/>
          <w:marTop w:val="0"/>
          <w:marBottom w:val="0"/>
          <w:divBdr>
            <w:top w:val="none" w:sz="0" w:space="0" w:color="auto"/>
            <w:left w:val="none" w:sz="0" w:space="0" w:color="auto"/>
            <w:bottom w:val="none" w:sz="0" w:space="0" w:color="auto"/>
            <w:right w:val="none" w:sz="0" w:space="0" w:color="auto"/>
          </w:divBdr>
          <w:divsChild>
            <w:div w:id="2096776709">
              <w:marLeft w:val="0"/>
              <w:marRight w:val="0"/>
              <w:marTop w:val="0"/>
              <w:marBottom w:val="0"/>
              <w:divBdr>
                <w:top w:val="none" w:sz="0" w:space="0" w:color="auto"/>
                <w:left w:val="none" w:sz="0" w:space="0" w:color="auto"/>
                <w:bottom w:val="none" w:sz="0" w:space="0" w:color="auto"/>
                <w:right w:val="none" w:sz="0" w:space="0" w:color="auto"/>
              </w:divBdr>
            </w:div>
            <w:div w:id="1185945608">
              <w:marLeft w:val="0"/>
              <w:marRight w:val="0"/>
              <w:marTop w:val="0"/>
              <w:marBottom w:val="0"/>
              <w:divBdr>
                <w:top w:val="none" w:sz="0" w:space="0" w:color="auto"/>
                <w:left w:val="none" w:sz="0" w:space="0" w:color="auto"/>
                <w:bottom w:val="none" w:sz="0" w:space="0" w:color="auto"/>
                <w:right w:val="none" w:sz="0" w:space="0" w:color="auto"/>
              </w:divBdr>
            </w:div>
            <w:div w:id="165439320">
              <w:marLeft w:val="0"/>
              <w:marRight w:val="0"/>
              <w:marTop w:val="0"/>
              <w:marBottom w:val="0"/>
              <w:divBdr>
                <w:top w:val="none" w:sz="0" w:space="0" w:color="auto"/>
                <w:left w:val="none" w:sz="0" w:space="0" w:color="auto"/>
                <w:bottom w:val="none" w:sz="0" w:space="0" w:color="auto"/>
                <w:right w:val="none" w:sz="0" w:space="0" w:color="auto"/>
              </w:divBdr>
            </w:div>
            <w:div w:id="8432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9956">
      <w:bodyDiv w:val="1"/>
      <w:marLeft w:val="0"/>
      <w:marRight w:val="0"/>
      <w:marTop w:val="0"/>
      <w:marBottom w:val="0"/>
      <w:divBdr>
        <w:top w:val="none" w:sz="0" w:space="0" w:color="auto"/>
        <w:left w:val="none" w:sz="0" w:space="0" w:color="auto"/>
        <w:bottom w:val="none" w:sz="0" w:space="0" w:color="auto"/>
        <w:right w:val="none" w:sz="0" w:space="0" w:color="auto"/>
      </w:divBdr>
      <w:divsChild>
        <w:div w:id="501699030">
          <w:marLeft w:val="0"/>
          <w:marRight w:val="0"/>
          <w:marTop w:val="0"/>
          <w:marBottom w:val="0"/>
          <w:divBdr>
            <w:top w:val="none" w:sz="0" w:space="0" w:color="auto"/>
            <w:left w:val="none" w:sz="0" w:space="0" w:color="auto"/>
            <w:bottom w:val="none" w:sz="0" w:space="0" w:color="auto"/>
            <w:right w:val="none" w:sz="0" w:space="0" w:color="auto"/>
          </w:divBdr>
          <w:divsChild>
            <w:div w:id="1615793678">
              <w:marLeft w:val="0"/>
              <w:marRight w:val="0"/>
              <w:marTop w:val="0"/>
              <w:marBottom w:val="0"/>
              <w:divBdr>
                <w:top w:val="none" w:sz="0" w:space="0" w:color="auto"/>
                <w:left w:val="none" w:sz="0" w:space="0" w:color="auto"/>
                <w:bottom w:val="none" w:sz="0" w:space="0" w:color="auto"/>
                <w:right w:val="none" w:sz="0" w:space="0" w:color="auto"/>
              </w:divBdr>
            </w:div>
            <w:div w:id="1055085484">
              <w:marLeft w:val="0"/>
              <w:marRight w:val="0"/>
              <w:marTop w:val="0"/>
              <w:marBottom w:val="0"/>
              <w:divBdr>
                <w:top w:val="none" w:sz="0" w:space="0" w:color="auto"/>
                <w:left w:val="none" w:sz="0" w:space="0" w:color="auto"/>
                <w:bottom w:val="none" w:sz="0" w:space="0" w:color="auto"/>
                <w:right w:val="none" w:sz="0" w:space="0" w:color="auto"/>
              </w:divBdr>
            </w:div>
            <w:div w:id="161051197">
              <w:marLeft w:val="0"/>
              <w:marRight w:val="0"/>
              <w:marTop w:val="0"/>
              <w:marBottom w:val="0"/>
              <w:divBdr>
                <w:top w:val="none" w:sz="0" w:space="0" w:color="auto"/>
                <w:left w:val="none" w:sz="0" w:space="0" w:color="auto"/>
                <w:bottom w:val="none" w:sz="0" w:space="0" w:color="auto"/>
                <w:right w:val="none" w:sz="0" w:space="0" w:color="auto"/>
              </w:divBdr>
            </w:div>
            <w:div w:id="1251355075">
              <w:marLeft w:val="0"/>
              <w:marRight w:val="0"/>
              <w:marTop w:val="0"/>
              <w:marBottom w:val="0"/>
              <w:divBdr>
                <w:top w:val="none" w:sz="0" w:space="0" w:color="auto"/>
                <w:left w:val="none" w:sz="0" w:space="0" w:color="auto"/>
                <w:bottom w:val="none" w:sz="0" w:space="0" w:color="auto"/>
                <w:right w:val="none" w:sz="0" w:space="0" w:color="auto"/>
              </w:divBdr>
            </w:div>
            <w:div w:id="681011293">
              <w:marLeft w:val="0"/>
              <w:marRight w:val="0"/>
              <w:marTop w:val="0"/>
              <w:marBottom w:val="0"/>
              <w:divBdr>
                <w:top w:val="none" w:sz="0" w:space="0" w:color="auto"/>
                <w:left w:val="none" w:sz="0" w:space="0" w:color="auto"/>
                <w:bottom w:val="none" w:sz="0" w:space="0" w:color="auto"/>
                <w:right w:val="none" w:sz="0" w:space="0" w:color="auto"/>
              </w:divBdr>
            </w:div>
            <w:div w:id="1503010337">
              <w:marLeft w:val="0"/>
              <w:marRight w:val="0"/>
              <w:marTop w:val="0"/>
              <w:marBottom w:val="0"/>
              <w:divBdr>
                <w:top w:val="none" w:sz="0" w:space="0" w:color="auto"/>
                <w:left w:val="none" w:sz="0" w:space="0" w:color="auto"/>
                <w:bottom w:val="none" w:sz="0" w:space="0" w:color="auto"/>
                <w:right w:val="none" w:sz="0" w:space="0" w:color="auto"/>
              </w:divBdr>
            </w:div>
            <w:div w:id="2024625219">
              <w:marLeft w:val="0"/>
              <w:marRight w:val="0"/>
              <w:marTop w:val="0"/>
              <w:marBottom w:val="0"/>
              <w:divBdr>
                <w:top w:val="none" w:sz="0" w:space="0" w:color="auto"/>
                <w:left w:val="none" w:sz="0" w:space="0" w:color="auto"/>
                <w:bottom w:val="none" w:sz="0" w:space="0" w:color="auto"/>
                <w:right w:val="none" w:sz="0" w:space="0" w:color="auto"/>
              </w:divBdr>
            </w:div>
            <w:div w:id="546911185">
              <w:marLeft w:val="0"/>
              <w:marRight w:val="0"/>
              <w:marTop w:val="0"/>
              <w:marBottom w:val="0"/>
              <w:divBdr>
                <w:top w:val="none" w:sz="0" w:space="0" w:color="auto"/>
                <w:left w:val="none" w:sz="0" w:space="0" w:color="auto"/>
                <w:bottom w:val="none" w:sz="0" w:space="0" w:color="auto"/>
                <w:right w:val="none" w:sz="0" w:space="0" w:color="auto"/>
              </w:divBdr>
            </w:div>
            <w:div w:id="1994096068">
              <w:marLeft w:val="0"/>
              <w:marRight w:val="0"/>
              <w:marTop w:val="0"/>
              <w:marBottom w:val="0"/>
              <w:divBdr>
                <w:top w:val="none" w:sz="0" w:space="0" w:color="auto"/>
                <w:left w:val="none" w:sz="0" w:space="0" w:color="auto"/>
                <w:bottom w:val="none" w:sz="0" w:space="0" w:color="auto"/>
                <w:right w:val="none" w:sz="0" w:space="0" w:color="auto"/>
              </w:divBdr>
            </w:div>
            <w:div w:id="2098573">
              <w:marLeft w:val="0"/>
              <w:marRight w:val="0"/>
              <w:marTop w:val="0"/>
              <w:marBottom w:val="0"/>
              <w:divBdr>
                <w:top w:val="none" w:sz="0" w:space="0" w:color="auto"/>
                <w:left w:val="none" w:sz="0" w:space="0" w:color="auto"/>
                <w:bottom w:val="none" w:sz="0" w:space="0" w:color="auto"/>
                <w:right w:val="none" w:sz="0" w:space="0" w:color="auto"/>
              </w:divBdr>
            </w:div>
            <w:div w:id="1979266346">
              <w:marLeft w:val="0"/>
              <w:marRight w:val="0"/>
              <w:marTop w:val="0"/>
              <w:marBottom w:val="0"/>
              <w:divBdr>
                <w:top w:val="none" w:sz="0" w:space="0" w:color="auto"/>
                <w:left w:val="none" w:sz="0" w:space="0" w:color="auto"/>
                <w:bottom w:val="none" w:sz="0" w:space="0" w:color="auto"/>
                <w:right w:val="none" w:sz="0" w:space="0" w:color="auto"/>
              </w:divBdr>
            </w:div>
            <w:div w:id="715619599">
              <w:marLeft w:val="0"/>
              <w:marRight w:val="0"/>
              <w:marTop w:val="0"/>
              <w:marBottom w:val="0"/>
              <w:divBdr>
                <w:top w:val="none" w:sz="0" w:space="0" w:color="auto"/>
                <w:left w:val="none" w:sz="0" w:space="0" w:color="auto"/>
                <w:bottom w:val="none" w:sz="0" w:space="0" w:color="auto"/>
                <w:right w:val="none" w:sz="0" w:space="0" w:color="auto"/>
              </w:divBdr>
            </w:div>
            <w:div w:id="1145850976">
              <w:marLeft w:val="0"/>
              <w:marRight w:val="0"/>
              <w:marTop w:val="0"/>
              <w:marBottom w:val="0"/>
              <w:divBdr>
                <w:top w:val="none" w:sz="0" w:space="0" w:color="auto"/>
                <w:left w:val="none" w:sz="0" w:space="0" w:color="auto"/>
                <w:bottom w:val="none" w:sz="0" w:space="0" w:color="auto"/>
                <w:right w:val="none" w:sz="0" w:space="0" w:color="auto"/>
              </w:divBdr>
            </w:div>
            <w:div w:id="501355446">
              <w:marLeft w:val="0"/>
              <w:marRight w:val="0"/>
              <w:marTop w:val="0"/>
              <w:marBottom w:val="0"/>
              <w:divBdr>
                <w:top w:val="none" w:sz="0" w:space="0" w:color="auto"/>
                <w:left w:val="none" w:sz="0" w:space="0" w:color="auto"/>
                <w:bottom w:val="none" w:sz="0" w:space="0" w:color="auto"/>
                <w:right w:val="none" w:sz="0" w:space="0" w:color="auto"/>
              </w:divBdr>
            </w:div>
            <w:div w:id="737553373">
              <w:marLeft w:val="0"/>
              <w:marRight w:val="0"/>
              <w:marTop w:val="0"/>
              <w:marBottom w:val="0"/>
              <w:divBdr>
                <w:top w:val="none" w:sz="0" w:space="0" w:color="auto"/>
                <w:left w:val="none" w:sz="0" w:space="0" w:color="auto"/>
                <w:bottom w:val="none" w:sz="0" w:space="0" w:color="auto"/>
                <w:right w:val="none" w:sz="0" w:space="0" w:color="auto"/>
              </w:divBdr>
            </w:div>
            <w:div w:id="1308392645">
              <w:marLeft w:val="0"/>
              <w:marRight w:val="0"/>
              <w:marTop w:val="0"/>
              <w:marBottom w:val="0"/>
              <w:divBdr>
                <w:top w:val="none" w:sz="0" w:space="0" w:color="auto"/>
                <w:left w:val="none" w:sz="0" w:space="0" w:color="auto"/>
                <w:bottom w:val="none" w:sz="0" w:space="0" w:color="auto"/>
                <w:right w:val="none" w:sz="0" w:space="0" w:color="auto"/>
              </w:divBdr>
            </w:div>
            <w:div w:id="879172649">
              <w:marLeft w:val="0"/>
              <w:marRight w:val="0"/>
              <w:marTop w:val="0"/>
              <w:marBottom w:val="0"/>
              <w:divBdr>
                <w:top w:val="none" w:sz="0" w:space="0" w:color="auto"/>
                <w:left w:val="none" w:sz="0" w:space="0" w:color="auto"/>
                <w:bottom w:val="none" w:sz="0" w:space="0" w:color="auto"/>
                <w:right w:val="none" w:sz="0" w:space="0" w:color="auto"/>
              </w:divBdr>
            </w:div>
            <w:div w:id="1665621393">
              <w:marLeft w:val="0"/>
              <w:marRight w:val="0"/>
              <w:marTop w:val="0"/>
              <w:marBottom w:val="0"/>
              <w:divBdr>
                <w:top w:val="none" w:sz="0" w:space="0" w:color="auto"/>
                <w:left w:val="none" w:sz="0" w:space="0" w:color="auto"/>
                <w:bottom w:val="none" w:sz="0" w:space="0" w:color="auto"/>
                <w:right w:val="none" w:sz="0" w:space="0" w:color="auto"/>
              </w:divBdr>
            </w:div>
            <w:div w:id="794952384">
              <w:marLeft w:val="0"/>
              <w:marRight w:val="0"/>
              <w:marTop w:val="0"/>
              <w:marBottom w:val="0"/>
              <w:divBdr>
                <w:top w:val="none" w:sz="0" w:space="0" w:color="auto"/>
                <w:left w:val="none" w:sz="0" w:space="0" w:color="auto"/>
                <w:bottom w:val="none" w:sz="0" w:space="0" w:color="auto"/>
                <w:right w:val="none" w:sz="0" w:space="0" w:color="auto"/>
              </w:divBdr>
            </w:div>
            <w:div w:id="240337817">
              <w:marLeft w:val="0"/>
              <w:marRight w:val="0"/>
              <w:marTop w:val="0"/>
              <w:marBottom w:val="0"/>
              <w:divBdr>
                <w:top w:val="none" w:sz="0" w:space="0" w:color="auto"/>
                <w:left w:val="none" w:sz="0" w:space="0" w:color="auto"/>
                <w:bottom w:val="none" w:sz="0" w:space="0" w:color="auto"/>
                <w:right w:val="none" w:sz="0" w:space="0" w:color="auto"/>
              </w:divBdr>
            </w:div>
            <w:div w:id="1616910499">
              <w:marLeft w:val="0"/>
              <w:marRight w:val="0"/>
              <w:marTop w:val="0"/>
              <w:marBottom w:val="0"/>
              <w:divBdr>
                <w:top w:val="none" w:sz="0" w:space="0" w:color="auto"/>
                <w:left w:val="none" w:sz="0" w:space="0" w:color="auto"/>
                <w:bottom w:val="none" w:sz="0" w:space="0" w:color="auto"/>
                <w:right w:val="none" w:sz="0" w:space="0" w:color="auto"/>
              </w:divBdr>
            </w:div>
            <w:div w:id="777216320">
              <w:marLeft w:val="0"/>
              <w:marRight w:val="0"/>
              <w:marTop w:val="0"/>
              <w:marBottom w:val="0"/>
              <w:divBdr>
                <w:top w:val="none" w:sz="0" w:space="0" w:color="auto"/>
                <w:left w:val="none" w:sz="0" w:space="0" w:color="auto"/>
                <w:bottom w:val="none" w:sz="0" w:space="0" w:color="auto"/>
                <w:right w:val="none" w:sz="0" w:space="0" w:color="auto"/>
              </w:divBdr>
            </w:div>
            <w:div w:id="1814178669">
              <w:marLeft w:val="0"/>
              <w:marRight w:val="0"/>
              <w:marTop w:val="0"/>
              <w:marBottom w:val="0"/>
              <w:divBdr>
                <w:top w:val="none" w:sz="0" w:space="0" w:color="auto"/>
                <w:left w:val="none" w:sz="0" w:space="0" w:color="auto"/>
                <w:bottom w:val="none" w:sz="0" w:space="0" w:color="auto"/>
                <w:right w:val="none" w:sz="0" w:space="0" w:color="auto"/>
              </w:divBdr>
            </w:div>
            <w:div w:id="65996682">
              <w:marLeft w:val="0"/>
              <w:marRight w:val="0"/>
              <w:marTop w:val="0"/>
              <w:marBottom w:val="0"/>
              <w:divBdr>
                <w:top w:val="none" w:sz="0" w:space="0" w:color="auto"/>
                <w:left w:val="none" w:sz="0" w:space="0" w:color="auto"/>
                <w:bottom w:val="none" w:sz="0" w:space="0" w:color="auto"/>
                <w:right w:val="none" w:sz="0" w:space="0" w:color="auto"/>
              </w:divBdr>
            </w:div>
            <w:div w:id="8736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6255">
      <w:bodyDiv w:val="1"/>
      <w:marLeft w:val="0"/>
      <w:marRight w:val="0"/>
      <w:marTop w:val="0"/>
      <w:marBottom w:val="0"/>
      <w:divBdr>
        <w:top w:val="none" w:sz="0" w:space="0" w:color="auto"/>
        <w:left w:val="none" w:sz="0" w:space="0" w:color="auto"/>
        <w:bottom w:val="none" w:sz="0" w:space="0" w:color="auto"/>
        <w:right w:val="none" w:sz="0" w:space="0" w:color="auto"/>
      </w:divBdr>
      <w:divsChild>
        <w:div w:id="922572673">
          <w:marLeft w:val="0"/>
          <w:marRight w:val="0"/>
          <w:marTop w:val="0"/>
          <w:marBottom w:val="0"/>
          <w:divBdr>
            <w:top w:val="none" w:sz="0" w:space="0" w:color="auto"/>
            <w:left w:val="none" w:sz="0" w:space="0" w:color="auto"/>
            <w:bottom w:val="none" w:sz="0" w:space="0" w:color="auto"/>
            <w:right w:val="none" w:sz="0" w:space="0" w:color="auto"/>
          </w:divBdr>
        </w:div>
      </w:divsChild>
    </w:div>
    <w:div w:id="466241950">
      <w:bodyDiv w:val="1"/>
      <w:marLeft w:val="0"/>
      <w:marRight w:val="0"/>
      <w:marTop w:val="0"/>
      <w:marBottom w:val="0"/>
      <w:divBdr>
        <w:top w:val="none" w:sz="0" w:space="0" w:color="auto"/>
        <w:left w:val="none" w:sz="0" w:space="0" w:color="auto"/>
        <w:bottom w:val="none" w:sz="0" w:space="0" w:color="auto"/>
        <w:right w:val="none" w:sz="0" w:space="0" w:color="auto"/>
      </w:divBdr>
      <w:divsChild>
        <w:div w:id="1231236176">
          <w:marLeft w:val="0"/>
          <w:marRight w:val="0"/>
          <w:marTop w:val="0"/>
          <w:marBottom w:val="0"/>
          <w:divBdr>
            <w:top w:val="none" w:sz="0" w:space="0" w:color="auto"/>
            <w:left w:val="none" w:sz="0" w:space="0" w:color="auto"/>
            <w:bottom w:val="none" w:sz="0" w:space="0" w:color="auto"/>
            <w:right w:val="none" w:sz="0" w:space="0" w:color="auto"/>
          </w:divBdr>
          <w:divsChild>
            <w:div w:id="816729493">
              <w:marLeft w:val="0"/>
              <w:marRight w:val="0"/>
              <w:marTop w:val="0"/>
              <w:marBottom w:val="0"/>
              <w:divBdr>
                <w:top w:val="none" w:sz="0" w:space="0" w:color="auto"/>
                <w:left w:val="none" w:sz="0" w:space="0" w:color="auto"/>
                <w:bottom w:val="none" w:sz="0" w:space="0" w:color="auto"/>
                <w:right w:val="none" w:sz="0" w:space="0" w:color="auto"/>
              </w:divBdr>
            </w:div>
            <w:div w:id="1566182549">
              <w:marLeft w:val="0"/>
              <w:marRight w:val="0"/>
              <w:marTop w:val="0"/>
              <w:marBottom w:val="0"/>
              <w:divBdr>
                <w:top w:val="none" w:sz="0" w:space="0" w:color="auto"/>
                <w:left w:val="none" w:sz="0" w:space="0" w:color="auto"/>
                <w:bottom w:val="none" w:sz="0" w:space="0" w:color="auto"/>
                <w:right w:val="none" w:sz="0" w:space="0" w:color="auto"/>
              </w:divBdr>
            </w:div>
            <w:div w:id="923223327">
              <w:marLeft w:val="0"/>
              <w:marRight w:val="0"/>
              <w:marTop w:val="0"/>
              <w:marBottom w:val="0"/>
              <w:divBdr>
                <w:top w:val="none" w:sz="0" w:space="0" w:color="auto"/>
                <w:left w:val="none" w:sz="0" w:space="0" w:color="auto"/>
                <w:bottom w:val="none" w:sz="0" w:space="0" w:color="auto"/>
                <w:right w:val="none" w:sz="0" w:space="0" w:color="auto"/>
              </w:divBdr>
            </w:div>
            <w:div w:id="1103040669">
              <w:marLeft w:val="0"/>
              <w:marRight w:val="0"/>
              <w:marTop w:val="0"/>
              <w:marBottom w:val="0"/>
              <w:divBdr>
                <w:top w:val="none" w:sz="0" w:space="0" w:color="auto"/>
                <w:left w:val="none" w:sz="0" w:space="0" w:color="auto"/>
                <w:bottom w:val="none" w:sz="0" w:space="0" w:color="auto"/>
                <w:right w:val="none" w:sz="0" w:space="0" w:color="auto"/>
              </w:divBdr>
            </w:div>
            <w:div w:id="1918395225">
              <w:marLeft w:val="0"/>
              <w:marRight w:val="0"/>
              <w:marTop w:val="0"/>
              <w:marBottom w:val="0"/>
              <w:divBdr>
                <w:top w:val="none" w:sz="0" w:space="0" w:color="auto"/>
                <w:left w:val="none" w:sz="0" w:space="0" w:color="auto"/>
                <w:bottom w:val="none" w:sz="0" w:space="0" w:color="auto"/>
                <w:right w:val="none" w:sz="0" w:space="0" w:color="auto"/>
              </w:divBdr>
            </w:div>
            <w:div w:id="1904219593">
              <w:marLeft w:val="0"/>
              <w:marRight w:val="0"/>
              <w:marTop w:val="0"/>
              <w:marBottom w:val="0"/>
              <w:divBdr>
                <w:top w:val="none" w:sz="0" w:space="0" w:color="auto"/>
                <w:left w:val="none" w:sz="0" w:space="0" w:color="auto"/>
                <w:bottom w:val="none" w:sz="0" w:space="0" w:color="auto"/>
                <w:right w:val="none" w:sz="0" w:space="0" w:color="auto"/>
              </w:divBdr>
            </w:div>
            <w:div w:id="1234969027">
              <w:marLeft w:val="0"/>
              <w:marRight w:val="0"/>
              <w:marTop w:val="0"/>
              <w:marBottom w:val="0"/>
              <w:divBdr>
                <w:top w:val="none" w:sz="0" w:space="0" w:color="auto"/>
                <w:left w:val="none" w:sz="0" w:space="0" w:color="auto"/>
                <w:bottom w:val="none" w:sz="0" w:space="0" w:color="auto"/>
                <w:right w:val="none" w:sz="0" w:space="0" w:color="auto"/>
              </w:divBdr>
            </w:div>
            <w:div w:id="923030353">
              <w:marLeft w:val="0"/>
              <w:marRight w:val="0"/>
              <w:marTop w:val="0"/>
              <w:marBottom w:val="0"/>
              <w:divBdr>
                <w:top w:val="none" w:sz="0" w:space="0" w:color="auto"/>
                <w:left w:val="none" w:sz="0" w:space="0" w:color="auto"/>
                <w:bottom w:val="none" w:sz="0" w:space="0" w:color="auto"/>
                <w:right w:val="none" w:sz="0" w:space="0" w:color="auto"/>
              </w:divBdr>
            </w:div>
            <w:div w:id="1538085012">
              <w:marLeft w:val="0"/>
              <w:marRight w:val="0"/>
              <w:marTop w:val="0"/>
              <w:marBottom w:val="0"/>
              <w:divBdr>
                <w:top w:val="none" w:sz="0" w:space="0" w:color="auto"/>
                <w:left w:val="none" w:sz="0" w:space="0" w:color="auto"/>
                <w:bottom w:val="none" w:sz="0" w:space="0" w:color="auto"/>
                <w:right w:val="none" w:sz="0" w:space="0" w:color="auto"/>
              </w:divBdr>
            </w:div>
            <w:div w:id="1515807130">
              <w:marLeft w:val="0"/>
              <w:marRight w:val="0"/>
              <w:marTop w:val="0"/>
              <w:marBottom w:val="0"/>
              <w:divBdr>
                <w:top w:val="none" w:sz="0" w:space="0" w:color="auto"/>
                <w:left w:val="none" w:sz="0" w:space="0" w:color="auto"/>
                <w:bottom w:val="none" w:sz="0" w:space="0" w:color="auto"/>
                <w:right w:val="none" w:sz="0" w:space="0" w:color="auto"/>
              </w:divBdr>
            </w:div>
            <w:div w:id="2116509760">
              <w:marLeft w:val="0"/>
              <w:marRight w:val="0"/>
              <w:marTop w:val="0"/>
              <w:marBottom w:val="0"/>
              <w:divBdr>
                <w:top w:val="none" w:sz="0" w:space="0" w:color="auto"/>
                <w:left w:val="none" w:sz="0" w:space="0" w:color="auto"/>
                <w:bottom w:val="none" w:sz="0" w:space="0" w:color="auto"/>
                <w:right w:val="none" w:sz="0" w:space="0" w:color="auto"/>
              </w:divBdr>
            </w:div>
            <w:div w:id="584143977">
              <w:marLeft w:val="0"/>
              <w:marRight w:val="0"/>
              <w:marTop w:val="0"/>
              <w:marBottom w:val="0"/>
              <w:divBdr>
                <w:top w:val="none" w:sz="0" w:space="0" w:color="auto"/>
                <w:left w:val="none" w:sz="0" w:space="0" w:color="auto"/>
                <w:bottom w:val="none" w:sz="0" w:space="0" w:color="auto"/>
                <w:right w:val="none" w:sz="0" w:space="0" w:color="auto"/>
              </w:divBdr>
            </w:div>
            <w:div w:id="1530141906">
              <w:marLeft w:val="0"/>
              <w:marRight w:val="0"/>
              <w:marTop w:val="0"/>
              <w:marBottom w:val="0"/>
              <w:divBdr>
                <w:top w:val="none" w:sz="0" w:space="0" w:color="auto"/>
                <w:left w:val="none" w:sz="0" w:space="0" w:color="auto"/>
                <w:bottom w:val="none" w:sz="0" w:space="0" w:color="auto"/>
                <w:right w:val="none" w:sz="0" w:space="0" w:color="auto"/>
              </w:divBdr>
            </w:div>
            <w:div w:id="815991305">
              <w:marLeft w:val="0"/>
              <w:marRight w:val="0"/>
              <w:marTop w:val="0"/>
              <w:marBottom w:val="0"/>
              <w:divBdr>
                <w:top w:val="none" w:sz="0" w:space="0" w:color="auto"/>
                <w:left w:val="none" w:sz="0" w:space="0" w:color="auto"/>
                <w:bottom w:val="none" w:sz="0" w:space="0" w:color="auto"/>
                <w:right w:val="none" w:sz="0" w:space="0" w:color="auto"/>
              </w:divBdr>
            </w:div>
            <w:div w:id="26836305">
              <w:marLeft w:val="0"/>
              <w:marRight w:val="0"/>
              <w:marTop w:val="0"/>
              <w:marBottom w:val="0"/>
              <w:divBdr>
                <w:top w:val="none" w:sz="0" w:space="0" w:color="auto"/>
                <w:left w:val="none" w:sz="0" w:space="0" w:color="auto"/>
                <w:bottom w:val="none" w:sz="0" w:space="0" w:color="auto"/>
                <w:right w:val="none" w:sz="0" w:space="0" w:color="auto"/>
              </w:divBdr>
            </w:div>
            <w:div w:id="1114326737">
              <w:marLeft w:val="0"/>
              <w:marRight w:val="0"/>
              <w:marTop w:val="0"/>
              <w:marBottom w:val="0"/>
              <w:divBdr>
                <w:top w:val="none" w:sz="0" w:space="0" w:color="auto"/>
                <w:left w:val="none" w:sz="0" w:space="0" w:color="auto"/>
                <w:bottom w:val="none" w:sz="0" w:space="0" w:color="auto"/>
                <w:right w:val="none" w:sz="0" w:space="0" w:color="auto"/>
              </w:divBdr>
            </w:div>
            <w:div w:id="1609048932">
              <w:marLeft w:val="0"/>
              <w:marRight w:val="0"/>
              <w:marTop w:val="0"/>
              <w:marBottom w:val="0"/>
              <w:divBdr>
                <w:top w:val="none" w:sz="0" w:space="0" w:color="auto"/>
                <w:left w:val="none" w:sz="0" w:space="0" w:color="auto"/>
                <w:bottom w:val="none" w:sz="0" w:space="0" w:color="auto"/>
                <w:right w:val="none" w:sz="0" w:space="0" w:color="auto"/>
              </w:divBdr>
            </w:div>
            <w:div w:id="1221477595">
              <w:marLeft w:val="0"/>
              <w:marRight w:val="0"/>
              <w:marTop w:val="0"/>
              <w:marBottom w:val="0"/>
              <w:divBdr>
                <w:top w:val="none" w:sz="0" w:space="0" w:color="auto"/>
                <w:left w:val="none" w:sz="0" w:space="0" w:color="auto"/>
                <w:bottom w:val="none" w:sz="0" w:space="0" w:color="auto"/>
                <w:right w:val="none" w:sz="0" w:space="0" w:color="auto"/>
              </w:divBdr>
            </w:div>
            <w:div w:id="650015837">
              <w:marLeft w:val="0"/>
              <w:marRight w:val="0"/>
              <w:marTop w:val="0"/>
              <w:marBottom w:val="0"/>
              <w:divBdr>
                <w:top w:val="none" w:sz="0" w:space="0" w:color="auto"/>
                <w:left w:val="none" w:sz="0" w:space="0" w:color="auto"/>
                <w:bottom w:val="none" w:sz="0" w:space="0" w:color="auto"/>
                <w:right w:val="none" w:sz="0" w:space="0" w:color="auto"/>
              </w:divBdr>
            </w:div>
            <w:div w:id="1334259886">
              <w:marLeft w:val="0"/>
              <w:marRight w:val="0"/>
              <w:marTop w:val="0"/>
              <w:marBottom w:val="0"/>
              <w:divBdr>
                <w:top w:val="none" w:sz="0" w:space="0" w:color="auto"/>
                <w:left w:val="none" w:sz="0" w:space="0" w:color="auto"/>
                <w:bottom w:val="none" w:sz="0" w:space="0" w:color="auto"/>
                <w:right w:val="none" w:sz="0" w:space="0" w:color="auto"/>
              </w:divBdr>
            </w:div>
            <w:div w:id="252011373">
              <w:marLeft w:val="0"/>
              <w:marRight w:val="0"/>
              <w:marTop w:val="0"/>
              <w:marBottom w:val="0"/>
              <w:divBdr>
                <w:top w:val="none" w:sz="0" w:space="0" w:color="auto"/>
                <w:left w:val="none" w:sz="0" w:space="0" w:color="auto"/>
                <w:bottom w:val="none" w:sz="0" w:space="0" w:color="auto"/>
                <w:right w:val="none" w:sz="0" w:space="0" w:color="auto"/>
              </w:divBdr>
            </w:div>
            <w:div w:id="2126070473">
              <w:marLeft w:val="0"/>
              <w:marRight w:val="0"/>
              <w:marTop w:val="0"/>
              <w:marBottom w:val="0"/>
              <w:divBdr>
                <w:top w:val="none" w:sz="0" w:space="0" w:color="auto"/>
                <w:left w:val="none" w:sz="0" w:space="0" w:color="auto"/>
                <w:bottom w:val="none" w:sz="0" w:space="0" w:color="auto"/>
                <w:right w:val="none" w:sz="0" w:space="0" w:color="auto"/>
              </w:divBdr>
            </w:div>
            <w:div w:id="1008795977">
              <w:marLeft w:val="0"/>
              <w:marRight w:val="0"/>
              <w:marTop w:val="0"/>
              <w:marBottom w:val="0"/>
              <w:divBdr>
                <w:top w:val="none" w:sz="0" w:space="0" w:color="auto"/>
                <w:left w:val="none" w:sz="0" w:space="0" w:color="auto"/>
                <w:bottom w:val="none" w:sz="0" w:space="0" w:color="auto"/>
                <w:right w:val="none" w:sz="0" w:space="0" w:color="auto"/>
              </w:divBdr>
            </w:div>
            <w:div w:id="1480077980">
              <w:marLeft w:val="0"/>
              <w:marRight w:val="0"/>
              <w:marTop w:val="0"/>
              <w:marBottom w:val="0"/>
              <w:divBdr>
                <w:top w:val="none" w:sz="0" w:space="0" w:color="auto"/>
                <w:left w:val="none" w:sz="0" w:space="0" w:color="auto"/>
                <w:bottom w:val="none" w:sz="0" w:space="0" w:color="auto"/>
                <w:right w:val="none" w:sz="0" w:space="0" w:color="auto"/>
              </w:divBdr>
            </w:div>
            <w:div w:id="77131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5433">
      <w:bodyDiv w:val="1"/>
      <w:marLeft w:val="0"/>
      <w:marRight w:val="0"/>
      <w:marTop w:val="0"/>
      <w:marBottom w:val="0"/>
      <w:divBdr>
        <w:top w:val="none" w:sz="0" w:space="0" w:color="auto"/>
        <w:left w:val="none" w:sz="0" w:space="0" w:color="auto"/>
        <w:bottom w:val="none" w:sz="0" w:space="0" w:color="auto"/>
        <w:right w:val="none" w:sz="0" w:space="0" w:color="auto"/>
      </w:divBdr>
    </w:div>
    <w:div w:id="514534974">
      <w:bodyDiv w:val="1"/>
      <w:marLeft w:val="0"/>
      <w:marRight w:val="0"/>
      <w:marTop w:val="0"/>
      <w:marBottom w:val="0"/>
      <w:divBdr>
        <w:top w:val="none" w:sz="0" w:space="0" w:color="auto"/>
        <w:left w:val="none" w:sz="0" w:space="0" w:color="auto"/>
        <w:bottom w:val="none" w:sz="0" w:space="0" w:color="auto"/>
        <w:right w:val="none" w:sz="0" w:space="0" w:color="auto"/>
      </w:divBdr>
      <w:divsChild>
        <w:div w:id="1049572390">
          <w:marLeft w:val="0"/>
          <w:marRight w:val="0"/>
          <w:marTop w:val="0"/>
          <w:marBottom w:val="0"/>
          <w:divBdr>
            <w:top w:val="none" w:sz="0" w:space="0" w:color="auto"/>
            <w:left w:val="none" w:sz="0" w:space="0" w:color="auto"/>
            <w:bottom w:val="none" w:sz="0" w:space="0" w:color="auto"/>
            <w:right w:val="none" w:sz="0" w:space="0" w:color="auto"/>
          </w:divBdr>
          <w:divsChild>
            <w:div w:id="486630456">
              <w:marLeft w:val="0"/>
              <w:marRight w:val="0"/>
              <w:marTop w:val="0"/>
              <w:marBottom w:val="0"/>
              <w:divBdr>
                <w:top w:val="none" w:sz="0" w:space="0" w:color="auto"/>
                <w:left w:val="none" w:sz="0" w:space="0" w:color="auto"/>
                <w:bottom w:val="none" w:sz="0" w:space="0" w:color="auto"/>
                <w:right w:val="none" w:sz="0" w:space="0" w:color="auto"/>
              </w:divBdr>
            </w:div>
            <w:div w:id="1863744241">
              <w:marLeft w:val="0"/>
              <w:marRight w:val="0"/>
              <w:marTop w:val="0"/>
              <w:marBottom w:val="0"/>
              <w:divBdr>
                <w:top w:val="none" w:sz="0" w:space="0" w:color="auto"/>
                <w:left w:val="none" w:sz="0" w:space="0" w:color="auto"/>
                <w:bottom w:val="none" w:sz="0" w:space="0" w:color="auto"/>
                <w:right w:val="none" w:sz="0" w:space="0" w:color="auto"/>
              </w:divBdr>
            </w:div>
            <w:div w:id="169612193">
              <w:marLeft w:val="0"/>
              <w:marRight w:val="0"/>
              <w:marTop w:val="0"/>
              <w:marBottom w:val="0"/>
              <w:divBdr>
                <w:top w:val="none" w:sz="0" w:space="0" w:color="auto"/>
                <w:left w:val="none" w:sz="0" w:space="0" w:color="auto"/>
                <w:bottom w:val="none" w:sz="0" w:space="0" w:color="auto"/>
                <w:right w:val="none" w:sz="0" w:space="0" w:color="auto"/>
              </w:divBdr>
            </w:div>
            <w:div w:id="547685676">
              <w:marLeft w:val="0"/>
              <w:marRight w:val="0"/>
              <w:marTop w:val="0"/>
              <w:marBottom w:val="0"/>
              <w:divBdr>
                <w:top w:val="none" w:sz="0" w:space="0" w:color="auto"/>
                <w:left w:val="none" w:sz="0" w:space="0" w:color="auto"/>
                <w:bottom w:val="none" w:sz="0" w:space="0" w:color="auto"/>
                <w:right w:val="none" w:sz="0" w:space="0" w:color="auto"/>
              </w:divBdr>
            </w:div>
            <w:div w:id="1969116837">
              <w:marLeft w:val="0"/>
              <w:marRight w:val="0"/>
              <w:marTop w:val="0"/>
              <w:marBottom w:val="0"/>
              <w:divBdr>
                <w:top w:val="none" w:sz="0" w:space="0" w:color="auto"/>
                <w:left w:val="none" w:sz="0" w:space="0" w:color="auto"/>
                <w:bottom w:val="none" w:sz="0" w:space="0" w:color="auto"/>
                <w:right w:val="none" w:sz="0" w:space="0" w:color="auto"/>
              </w:divBdr>
            </w:div>
            <w:div w:id="615021077">
              <w:marLeft w:val="0"/>
              <w:marRight w:val="0"/>
              <w:marTop w:val="0"/>
              <w:marBottom w:val="0"/>
              <w:divBdr>
                <w:top w:val="none" w:sz="0" w:space="0" w:color="auto"/>
                <w:left w:val="none" w:sz="0" w:space="0" w:color="auto"/>
                <w:bottom w:val="none" w:sz="0" w:space="0" w:color="auto"/>
                <w:right w:val="none" w:sz="0" w:space="0" w:color="auto"/>
              </w:divBdr>
            </w:div>
            <w:div w:id="514348684">
              <w:marLeft w:val="0"/>
              <w:marRight w:val="0"/>
              <w:marTop w:val="0"/>
              <w:marBottom w:val="0"/>
              <w:divBdr>
                <w:top w:val="none" w:sz="0" w:space="0" w:color="auto"/>
                <w:left w:val="none" w:sz="0" w:space="0" w:color="auto"/>
                <w:bottom w:val="none" w:sz="0" w:space="0" w:color="auto"/>
                <w:right w:val="none" w:sz="0" w:space="0" w:color="auto"/>
              </w:divBdr>
            </w:div>
            <w:div w:id="1820222913">
              <w:marLeft w:val="0"/>
              <w:marRight w:val="0"/>
              <w:marTop w:val="0"/>
              <w:marBottom w:val="0"/>
              <w:divBdr>
                <w:top w:val="none" w:sz="0" w:space="0" w:color="auto"/>
                <w:left w:val="none" w:sz="0" w:space="0" w:color="auto"/>
                <w:bottom w:val="none" w:sz="0" w:space="0" w:color="auto"/>
                <w:right w:val="none" w:sz="0" w:space="0" w:color="auto"/>
              </w:divBdr>
            </w:div>
            <w:div w:id="1442871942">
              <w:marLeft w:val="0"/>
              <w:marRight w:val="0"/>
              <w:marTop w:val="0"/>
              <w:marBottom w:val="0"/>
              <w:divBdr>
                <w:top w:val="none" w:sz="0" w:space="0" w:color="auto"/>
                <w:left w:val="none" w:sz="0" w:space="0" w:color="auto"/>
                <w:bottom w:val="none" w:sz="0" w:space="0" w:color="auto"/>
                <w:right w:val="none" w:sz="0" w:space="0" w:color="auto"/>
              </w:divBdr>
            </w:div>
            <w:div w:id="321590829">
              <w:marLeft w:val="0"/>
              <w:marRight w:val="0"/>
              <w:marTop w:val="0"/>
              <w:marBottom w:val="0"/>
              <w:divBdr>
                <w:top w:val="none" w:sz="0" w:space="0" w:color="auto"/>
                <w:left w:val="none" w:sz="0" w:space="0" w:color="auto"/>
                <w:bottom w:val="none" w:sz="0" w:space="0" w:color="auto"/>
                <w:right w:val="none" w:sz="0" w:space="0" w:color="auto"/>
              </w:divBdr>
            </w:div>
            <w:div w:id="1123764199">
              <w:marLeft w:val="0"/>
              <w:marRight w:val="0"/>
              <w:marTop w:val="0"/>
              <w:marBottom w:val="0"/>
              <w:divBdr>
                <w:top w:val="none" w:sz="0" w:space="0" w:color="auto"/>
                <w:left w:val="none" w:sz="0" w:space="0" w:color="auto"/>
                <w:bottom w:val="none" w:sz="0" w:space="0" w:color="auto"/>
                <w:right w:val="none" w:sz="0" w:space="0" w:color="auto"/>
              </w:divBdr>
            </w:div>
            <w:div w:id="2079205732">
              <w:marLeft w:val="0"/>
              <w:marRight w:val="0"/>
              <w:marTop w:val="0"/>
              <w:marBottom w:val="0"/>
              <w:divBdr>
                <w:top w:val="none" w:sz="0" w:space="0" w:color="auto"/>
                <w:left w:val="none" w:sz="0" w:space="0" w:color="auto"/>
                <w:bottom w:val="none" w:sz="0" w:space="0" w:color="auto"/>
                <w:right w:val="none" w:sz="0" w:space="0" w:color="auto"/>
              </w:divBdr>
            </w:div>
            <w:div w:id="1737389069">
              <w:marLeft w:val="0"/>
              <w:marRight w:val="0"/>
              <w:marTop w:val="0"/>
              <w:marBottom w:val="0"/>
              <w:divBdr>
                <w:top w:val="none" w:sz="0" w:space="0" w:color="auto"/>
                <w:left w:val="none" w:sz="0" w:space="0" w:color="auto"/>
                <w:bottom w:val="none" w:sz="0" w:space="0" w:color="auto"/>
                <w:right w:val="none" w:sz="0" w:space="0" w:color="auto"/>
              </w:divBdr>
            </w:div>
            <w:div w:id="780759936">
              <w:marLeft w:val="0"/>
              <w:marRight w:val="0"/>
              <w:marTop w:val="0"/>
              <w:marBottom w:val="0"/>
              <w:divBdr>
                <w:top w:val="none" w:sz="0" w:space="0" w:color="auto"/>
                <w:left w:val="none" w:sz="0" w:space="0" w:color="auto"/>
                <w:bottom w:val="none" w:sz="0" w:space="0" w:color="auto"/>
                <w:right w:val="none" w:sz="0" w:space="0" w:color="auto"/>
              </w:divBdr>
            </w:div>
            <w:div w:id="768621650">
              <w:marLeft w:val="0"/>
              <w:marRight w:val="0"/>
              <w:marTop w:val="0"/>
              <w:marBottom w:val="0"/>
              <w:divBdr>
                <w:top w:val="none" w:sz="0" w:space="0" w:color="auto"/>
                <w:left w:val="none" w:sz="0" w:space="0" w:color="auto"/>
                <w:bottom w:val="none" w:sz="0" w:space="0" w:color="auto"/>
                <w:right w:val="none" w:sz="0" w:space="0" w:color="auto"/>
              </w:divBdr>
            </w:div>
            <w:div w:id="507909588">
              <w:marLeft w:val="0"/>
              <w:marRight w:val="0"/>
              <w:marTop w:val="0"/>
              <w:marBottom w:val="0"/>
              <w:divBdr>
                <w:top w:val="none" w:sz="0" w:space="0" w:color="auto"/>
                <w:left w:val="none" w:sz="0" w:space="0" w:color="auto"/>
                <w:bottom w:val="none" w:sz="0" w:space="0" w:color="auto"/>
                <w:right w:val="none" w:sz="0" w:space="0" w:color="auto"/>
              </w:divBdr>
            </w:div>
            <w:div w:id="1742605510">
              <w:marLeft w:val="0"/>
              <w:marRight w:val="0"/>
              <w:marTop w:val="0"/>
              <w:marBottom w:val="0"/>
              <w:divBdr>
                <w:top w:val="none" w:sz="0" w:space="0" w:color="auto"/>
                <w:left w:val="none" w:sz="0" w:space="0" w:color="auto"/>
                <w:bottom w:val="none" w:sz="0" w:space="0" w:color="auto"/>
                <w:right w:val="none" w:sz="0" w:space="0" w:color="auto"/>
              </w:divBdr>
            </w:div>
            <w:div w:id="529532848">
              <w:marLeft w:val="0"/>
              <w:marRight w:val="0"/>
              <w:marTop w:val="0"/>
              <w:marBottom w:val="0"/>
              <w:divBdr>
                <w:top w:val="none" w:sz="0" w:space="0" w:color="auto"/>
                <w:left w:val="none" w:sz="0" w:space="0" w:color="auto"/>
                <w:bottom w:val="none" w:sz="0" w:space="0" w:color="auto"/>
                <w:right w:val="none" w:sz="0" w:space="0" w:color="auto"/>
              </w:divBdr>
            </w:div>
            <w:div w:id="1941831805">
              <w:marLeft w:val="0"/>
              <w:marRight w:val="0"/>
              <w:marTop w:val="0"/>
              <w:marBottom w:val="0"/>
              <w:divBdr>
                <w:top w:val="none" w:sz="0" w:space="0" w:color="auto"/>
                <w:left w:val="none" w:sz="0" w:space="0" w:color="auto"/>
                <w:bottom w:val="none" w:sz="0" w:space="0" w:color="auto"/>
                <w:right w:val="none" w:sz="0" w:space="0" w:color="auto"/>
              </w:divBdr>
            </w:div>
            <w:div w:id="1082943923">
              <w:marLeft w:val="0"/>
              <w:marRight w:val="0"/>
              <w:marTop w:val="0"/>
              <w:marBottom w:val="0"/>
              <w:divBdr>
                <w:top w:val="none" w:sz="0" w:space="0" w:color="auto"/>
                <w:left w:val="none" w:sz="0" w:space="0" w:color="auto"/>
                <w:bottom w:val="none" w:sz="0" w:space="0" w:color="auto"/>
                <w:right w:val="none" w:sz="0" w:space="0" w:color="auto"/>
              </w:divBdr>
            </w:div>
            <w:div w:id="678041106">
              <w:marLeft w:val="0"/>
              <w:marRight w:val="0"/>
              <w:marTop w:val="0"/>
              <w:marBottom w:val="0"/>
              <w:divBdr>
                <w:top w:val="none" w:sz="0" w:space="0" w:color="auto"/>
                <w:left w:val="none" w:sz="0" w:space="0" w:color="auto"/>
                <w:bottom w:val="none" w:sz="0" w:space="0" w:color="auto"/>
                <w:right w:val="none" w:sz="0" w:space="0" w:color="auto"/>
              </w:divBdr>
            </w:div>
            <w:div w:id="1338001728">
              <w:marLeft w:val="0"/>
              <w:marRight w:val="0"/>
              <w:marTop w:val="0"/>
              <w:marBottom w:val="0"/>
              <w:divBdr>
                <w:top w:val="none" w:sz="0" w:space="0" w:color="auto"/>
                <w:left w:val="none" w:sz="0" w:space="0" w:color="auto"/>
                <w:bottom w:val="none" w:sz="0" w:space="0" w:color="auto"/>
                <w:right w:val="none" w:sz="0" w:space="0" w:color="auto"/>
              </w:divBdr>
            </w:div>
            <w:div w:id="1183973973">
              <w:marLeft w:val="0"/>
              <w:marRight w:val="0"/>
              <w:marTop w:val="0"/>
              <w:marBottom w:val="0"/>
              <w:divBdr>
                <w:top w:val="none" w:sz="0" w:space="0" w:color="auto"/>
                <w:left w:val="none" w:sz="0" w:space="0" w:color="auto"/>
                <w:bottom w:val="none" w:sz="0" w:space="0" w:color="auto"/>
                <w:right w:val="none" w:sz="0" w:space="0" w:color="auto"/>
              </w:divBdr>
            </w:div>
            <w:div w:id="128017715">
              <w:marLeft w:val="0"/>
              <w:marRight w:val="0"/>
              <w:marTop w:val="0"/>
              <w:marBottom w:val="0"/>
              <w:divBdr>
                <w:top w:val="none" w:sz="0" w:space="0" w:color="auto"/>
                <w:left w:val="none" w:sz="0" w:space="0" w:color="auto"/>
                <w:bottom w:val="none" w:sz="0" w:space="0" w:color="auto"/>
                <w:right w:val="none" w:sz="0" w:space="0" w:color="auto"/>
              </w:divBdr>
            </w:div>
            <w:div w:id="1004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0614">
      <w:bodyDiv w:val="1"/>
      <w:marLeft w:val="0"/>
      <w:marRight w:val="0"/>
      <w:marTop w:val="0"/>
      <w:marBottom w:val="0"/>
      <w:divBdr>
        <w:top w:val="none" w:sz="0" w:space="0" w:color="auto"/>
        <w:left w:val="none" w:sz="0" w:space="0" w:color="auto"/>
        <w:bottom w:val="none" w:sz="0" w:space="0" w:color="auto"/>
        <w:right w:val="none" w:sz="0" w:space="0" w:color="auto"/>
      </w:divBdr>
      <w:divsChild>
        <w:div w:id="557402839">
          <w:marLeft w:val="0"/>
          <w:marRight w:val="0"/>
          <w:marTop w:val="0"/>
          <w:marBottom w:val="0"/>
          <w:divBdr>
            <w:top w:val="none" w:sz="0" w:space="0" w:color="auto"/>
            <w:left w:val="none" w:sz="0" w:space="0" w:color="auto"/>
            <w:bottom w:val="none" w:sz="0" w:space="0" w:color="auto"/>
            <w:right w:val="none" w:sz="0" w:space="0" w:color="auto"/>
          </w:divBdr>
        </w:div>
        <w:div w:id="814644686">
          <w:marLeft w:val="0"/>
          <w:marRight w:val="0"/>
          <w:marTop w:val="0"/>
          <w:marBottom w:val="0"/>
          <w:divBdr>
            <w:top w:val="none" w:sz="0" w:space="0" w:color="auto"/>
            <w:left w:val="none" w:sz="0" w:space="0" w:color="auto"/>
            <w:bottom w:val="none" w:sz="0" w:space="0" w:color="auto"/>
            <w:right w:val="none" w:sz="0" w:space="0" w:color="auto"/>
          </w:divBdr>
        </w:div>
        <w:div w:id="1245645258">
          <w:marLeft w:val="0"/>
          <w:marRight w:val="0"/>
          <w:marTop w:val="0"/>
          <w:marBottom w:val="0"/>
          <w:divBdr>
            <w:top w:val="none" w:sz="0" w:space="0" w:color="auto"/>
            <w:left w:val="none" w:sz="0" w:space="0" w:color="auto"/>
            <w:bottom w:val="none" w:sz="0" w:space="0" w:color="auto"/>
            <w:right w:val="none" w:sz="0" w:space="0" w:color="auto"/>
          </w:divBdr>
        </w:div>
        <w:div w:id="1318223739">
          <w:marLeft w:val="0"/>
          <w:marRight w:val="0"/>
          <w:marTop w:val="0"/>
          <w:marBottom w:val="0"/>
          <w:divBdr>
            <w:top w:val="none" w:sz="0" w:space="0" w:color="auto"/>
            <w:left w:val="none" w:sz="0" w:space="0" w:color="auto"/>
            <w:bottom w:val="none" w:sz="0" w:space="0" w:color="auto"/>
            <w:right w:val="none" w:sz="0" w:space="0" w:color="auto"/>
          </w:divBdr>
        </w:div>
        <w:div w:id="1476796029">
          <w:marLeft w:val="0"/>
          <w:marRight w:val="0"/>
          <w:marTop w:val="0"/>
          <w:marBottom w:val="0"/>
          <w:divBdr>
            <w:top w:val="none" w:sz="0" w:space="0" w:color="auto"/>
            <w:left w:val="none" w:sz="0" w:space="0" w:color="auto"/>
            <w:bottom w:val="none" w:sz="0" w:space="0" w:color="auto"/>
            <w:right w:val="none" w:sz="0" w:space="0" w:color="auto"/>
          </w:divBdr>
        </w:div>
        <w:div w:id="1673334507">
          <w:marLeft w:val="0"/>
          <w:marRight w:val="0"/>
          <w:marTop w:val="0"/>
          <w:marBottom w:val="0"/>
          <w:divBdr>
            <w:top w:val="none" w:sz="0" w:space="0" w:color="auto"/>
            <w:left w:val="none" w:sz="0" w:space="0" w:color="auto"/>
            <w:bottom w:val="none" w:sz="0" w:space="0" w:color="auto"/>
            <w:right w:val="none" w:sz="0" w:space="0" w:color="auto"/>
          </w:divBdr>
        </w:div>
      </w:divsChild>
    </w:div>
    <w:div w:id="537937680">
      <w:bodyDiv w:val="1"/>
      <w:marLeft w:val="0"/>
      <w:marRight w:val="0"/>
      <w:marTop w:val="0"/>
      <w:marBottom w:val="0"/>
      <w:divBdr>
        <w:top w:val="none" w:sz="0" w:space="0" w:color="auto"/>
        <w:left w:val="none" w:sz="0" w:space="0" w:color="auto"/>
        <w:bottom w:val="none" w:sz="0" w:space="0" w:color="auto"/>
        <w:right w:val="none" w:sz="0" w:space="0" w:color="auto"/>
      </w:divBdr>
    </w:div>
    <w:div w:id="543063199">
      <w:bodyDiv w:val="1"/>
      <w:marLeft w:val="0"/>
      <w:marRight w:val="0"/>
      <w:marTop w:val="0"/>
      <w:marBottom w:val="0"/>
      <w:divBdr>
        <w:top w:val="none" w:sz="0" w:space="0" w:color="auto"/>
        <w:left w:val="none" w:sz="0" w:space="0" w:color="auto"/>
        <w:bottom w:val="none" w:sz="0" w:space="0" w:color="auto"/>
        <w:right w:val="none" w:sz="0" w:space="0" w:color="auto"/>
      </w:divBdr>
    </w:div>
    <w:div w:id="556748184">
      <w:bodyDiv w:val="1"/>
      <w:marLeft w:val="0"/>
      <w:marRight w:val="0"/>
      <w:marTop w:val="0"/>
      <w:marBottom w:val="0"/>
      <w:divBdr>
        <w:top w:val="none" w:sz="0" w:space="0" w:color="auto"/>
        <w:left w:val="none" w:sz="0" w:space="0" w:color="auto"/>
        <w:bottom w:val="none" w:sz="0" w:space="0" w:color="auto"/>
        <w:right w:val="none" w:sz="0" w:space="0" w:color="auto"/>
      </w:divBdr>
      <w:divsChild>
        <w:div w:id="1191533705">
          <w:marLeft w:val="0"/>
          <w:marRight w:val="0"/>
          <w:marTop w:val="0"/>
          <w:marBottom w:val="0"/>
          <w:divBdr>
            <w:top w:val="none" w:sz="0" w:space="0" w:color="auto"/>
            <w:left w:val="none" w:sz="0" w:space="0" w:color="auto"/>
            <w:bottom w:val="none" w:sz="0" w:space="0" w:color="auto"/>
            <w:right w:val="none" w:sz="0" w:space="0" w:color="auto"/>
          </w:divBdr>
          <w:divsChild>
            <w:div w:id="62336516">
              <w:marLeft w:val="0"/>
              <w:marRight w:val="0"/>
              <w:marTop w:val="0"/>
              <w:marBottom w:val="0"/>
              <w:divBdr>
                <w:top w:val="none" w:sz="0" w:space="0" w:color="auto"/>
                <w:left w:val="none" w:sz="0" w:space="0" w:color="auto"/>
                <w:bottom w:val="none" w:sz="0" w:space="0" w:color="auto"/>
                <w:right w:val="none" w:sz="0" w:space="0" w:color="auto"/>
              </w:divBdr>
            </w:div>
            <w:div w:id="1672248567">
              <w:marLeft w:val="0"/>
              <w:marRight w:val="0"/>
              <w:marTop w:val="0"/>
              <w:marBottom w:val="0"/>
              <w:divBdr>
                <w:top w:val="none" w:sz="0" w:space="0" w:color="auto"/>
                <w:left w:val="none" w:sz="0" w:space="0" w:color="auto"/>
                <w:bottom w:val="none" w:sz="0" w:space="0" w:color="auto"/>
                <w:right w:val="none" w:sz="0" w:space="0" w:color="auto"/>
              </w:divBdr>
            </w:div>
            <w:div w:id="1193691864">
              <w:marLeft w:val="0"/>
              <w:marRight w:val="0"/>
              <w:marTop w:val="0"/>
              <w:marBottom w:val="0"/>
              <w:divBdr>
                <w:top w:val="none" w:sz="0" w:space="0" w:color="auto"/>
                <w:left w:val="none" w:sz="0" w:space="0" w:color="auto"/>
                <w:bottom w:val="none" w:sz="0" w:space="0" w:color="auto"/>
                <w:right w:val="none" w:sz="0" w:space="0" w:color="auto"/>
              </w:divBdr>
            </w:div>
            <w:div w:id="1465351765">
              <w:marLeft w:val="0"/>
              <w:marRight w:val="0"/>
              <w:marTop w:val="0"/>
              <w:marBottom w:val="0"/>
              <w:divBdr>
                <w:top w:val="none" w:sz="0" w:space="0" w:color="auto"/>
                <w:left w:val="none" w:sz="0" w:space="0" w:color="auto"/>
                <w:bottom w:val="none" w:sz="0" w:space="0" w:color="auto"/>
                <w:right w:val="none" w:sz="0" w:space="0" w:color="auto"/>
              </w:divBdr>
            </w:div>
            <w:div w:id="812915362">
              <w:marLeft w:val="0"/>
              <w:marRight w:val="0"/>
              <w:marTop w:val="0"/>
              <w:marBottom w:val="0"/>
              <w:divBdr>
                <w:top w:val="none" w:sz="0" w:space="0" w:color="auto"/>
                <w:left w:val="none" w:sz="0" w:space="0" w:color="auto"/>
                <w:bottom w:val="none" w:sz="0" w:space="0" w:color="auto"/>
                <w:right w:val="none" w:sz="0" w:space="0" w:color="auto"/>
              </w:divBdr>
            </w:div>
            <w:div w:id="1101418299">
              <w:marLeft w:val="0"/>
              <w:marRight w:val="0"/>
              <w:marTop w:val="0"/>
              <w:marBottom w:val="0"/>
              <w:divBdr>
                <w:top w:val="none" w:sz="0" w:space="0" w:color="auto"/>
                <w:left w:val="none" w:sz="0" w:space="0" w:color="auto"/>
                <w:bottom w:val="none" w:sz="0" w:space="0" w:color="auto"/>
                <w:right w:val="none" w:sz="0" w:space="0" w:color="auto"/>
              </w:divBdr>
            </w:div>
            <w:div w:id="529219557">
              <w:marLeft w:val="0"/>
              <w:marRight w:val="0"/>
              <w:marTop w:val="0"/>
              <w:marBottom w:val="0"/>
              <w:divBdr>
                <w:top w:val="none" w:sz="0" w:space="0" w:color="auto"/>
                <w:left w:val="none" w:sz="0" w:space="0" w:color="auto"/>
                <w:bottom w:val="none" w:sz="0" w:space="0" w:color="auto"/>
                <w:right w:val="none" w:sz="0" w:space="0" w:color="auto"/>
              </w:divBdr>
            </w:div>
            <w:div w:id="1410686552">
              <w:marLeft w:val="0"/>
              <w:marRight w:val="0"/>
              <w:marTop w:val="0"/>
              <w:marBottom w:val="0"/>
              <w:divBdr>
                <w:top w:val="none" w:sz="0" w:space="0" w:color="auto"/>
                <w:left w:val="none" w:sz="0" w:space="0" w:color="auto"/>
                <w:bottom w:val="none" w:sz="0" w:space="0" w:color="auto"/>
                <w:right w:val="none" w:sz="0" w:space="0" w:color="auto"/>
              </w:divBdr>
            </w:div>
            <w:div w:id="118691137">
              <w:marLeft w:val="0"/>
              <w:marRight w:val="0"/>
              <w:marTop w:val="0"/>
              <w:marBottom w:val="0"/>
              <w:divBdr>
                <w:top w:val="none" w:sz="0" w:space="0" w:color="auto"/>
                <w:left w:val="none" w:sz="0" w:space="0" w:color="auto"/>
                <w:bottom w:val="none" w:sz="0" w:space="0" w:color="auto"/>
                <w:right w:val="none" w:sz="0" w:space="0" w:color="auto"/>
              </w:divBdr>
            </w:div>
            <w:div w:id="2050760648">
              <w:marLeft w:val="0"/>
              <w:marRight w:val="0"/>
              <w:marTop w:val="0"/>
              <w:marBottom w:val="0"/>
              <w:divBdr>
                <w:top w:val="none" w:sz="0" w:space="0" w:color="auto"/>
                <w:left w:val="none" w:sz="0" w:space="0" w:color="auto"/>
                <w:bottom w:val="none" w:sz="0" w:space="0" w:color="auto"/>
                <w:right w:val="none" w:sz="0" w:space="0" w:color="auto"/>
              </w:divBdr>
            </w:div>
            <w:div w:id="1043482036">
              <w:marLeft w:val="0"/>
              <w:marRight w:val="0"/>
              <w:marTop w:val="0"/>
              <w:marBottom w:val="0"/>
              <w:divBdr>
                <w:top w:val="none" w:sz="0" w:space="0" w:color="auto"/>
                <w:left w:val="none" w:sz="0" w:space="0" w:color="auto"/>
                <w:bottom w:val="none" w:sz="0" w:space="0" w:color="auto"/>
                <w:right w:val="none" w:sz="0" w:space="0" w:color="auto"/>
              </w:divBdr>
            </w:div>
            <w:div w:id="790175699">
              <w:marLeft w:val="0"/>
              <w:marRight w:val="0"/>
              <w:marTop w:val="0"/>
              <w:marBottom w:val="0"/>
              <w:divBdr>
                <w:top w:val="none" w:sz="0" w:space="0" w:color="auto"/>
                <w:left w:val="none" w:sz="0" w:space="0" w:color="auto"/>
                <w:bottom w:val="none" w:sz="0" w:space="0" w:color="auto"/>
                <w:right w:val="none" w:sz="0" w:space="0" w:color="auto"/>
              </w:divBdr>
            </w:div>
            <w:div w:id="55277305">
              <w:marLeft w:val="0"/>
              <w:marRight w:val="0"/>
              <w:marTop w:val="0"/>
              <w:marBottom w:val="0"/>
              <w:divBdr>
                <w:top w:val="none" w:sz="0" w:space="0" w:color="auto"/>
                <w:left w:val="none" w:sz="0" w:space="0" w:color="auto"/>
                <w:bottom w:val="none" w:sz="0" w:space="0" w:color="auto"/>
                <w:right w:val="none" w:sz="0" w:space="0" w:color="auto"/>
              </w:divBdr>
            </w:div>
            <w:div w:id="1724450062">
              <w:marLeft w:val="0"/>
              <w:marRight w:val="0"/>
              <w:marTop w:val="0"/>
              <w:marBottom w:val="0"/>
              <w:divBdr>
                <w:top w:val="none" w:sz="0" w:space="0" w:color="auto"/>
                <w:left w:val="none" w:sz="0" w:space="0" w:color="auto"/>
                <w:bottom w:val="none" w:sz="0" w:space="0" w:color="auto"/>
                <w:right w:val="none" w:sz="0" w:space="0" w:color="auto"/>
              </w:divBdr>
            </w:div>
            <w:div w:id="1991710299">
              <w:marLeft w:val="0"/>
              <w:marRight w:val="0"/>
              <w:marTop w:val="0"/>
              <w:marBottom w:val="0"/>
              <w:divBdr>
                <w:top w:val="none" w:sz="0" w:space="0" w:color="auto"/>
                <w:left w:val="none" w:sz="0" w:space="0" w:color="auto"/>
                <w:bottom w:val="none" w:sz="0" w:space="0" w:color="auto"/>
                <w:right w:val="none" w:sz="0" w:space="0" w:color="auto"/>
              </w:divBdr>
            </w:div>
            <w:div w:id="793448620">
              <w:marLeft w:val="0"/>
              <w:marRight w:val="0"/>
              <w:marTop w:val="0"/>
              <w:marBottom w:val="0"/>
              <w:divBdr>
                <w:top w:val="none" w:sz="0" w:space="0" w:color="auto"/>
                <w:left w:val="none" w:sz="0" w:space="0" w:color="auto"/>
                <w:bottom w:val="none" w:sz="0" w:space="0" w:color="auto"/>
                <w:right w:val="none" w:sz="0" w:space="0" w:color="auto"/>
              </w:divBdr>
            </w:div>
            <w:div w:id="459106726">
              <w:marLeft w:val="0"/>
              <w:marRight w:val="0"/>
              <w:marTop w:val="0"/>
              <w:marBottom w:val="0"/>
              <w:divBdr>
                <w:top w:val="none" w:sz="0" w:space="0" w:color="auto"/>
                <w:left w:val="none" w:sz="0" w:space="0" w:color="auto"/>
                <w:bottom w:val="none" w:sz="0" w:space="0" w:color="auto"/>
                <w:right w:val="none" w:sz="0" w:space="0" w:color="auto"/>
              </w:divBdr>
            </w:div>
            <w:div w:id="479004701">
              <w:marLeft w:val="0"/>
              <w:marRight w:val="0"/>
              <w:marTop w:val="0"/>
              <w:marBottom w:val="0"/>
              <w:divBdr>
                <w:top w:val="none" w:sz="0" w:space="0" w:color="auto"/>
                <w:left w:val="none" w:sz="0" w:space="0" w:color="auto"/>
                <w:bottom w:val="none" w:sz="0" w:space="0" w:color="auto"/>
                <w:right w:val="none" w:sz="0" w:space="0" w:color="auto"/>
              </w:divBdr>
            </w:div>
            <w:div w:id="1085954957">
              <w:marLeft w:val="0"/>
              <w:marRight w:val="0"/>
              <w:marTop w:val="0"/>
              <w:marBottom w:val="0"/>
              <w:divBdr>
                <w:top w:val="none" w:sz="0" w:space="0" w:color="auto"/>
                <w:left w:val="none" w:sz="0" w:space="0" w:color="auto"/>
                <w:bottom w:val="none" w:sz="0" w:space="0" w:color="auto"/>
                <w:right w:val="none" w:sz="0" w:space="0" w:color="auto"/>
              </w:divBdr>
            </w:div>
            <w:div w:id="1150291827">
              <w:marLeft w:val="0"/>
              <w:marRight w:val="0"/>
              <w:marTop w:val="0"/>
              <w:marBottom w:val="0"/>
              <w:divBdr>
                <w:top w:val="none" w:sz="0" w:space="0" w:color="auto"/>
                <w:left w:val="none" w:sz="0" w:space="0" w:color="auto"/>
                <w:bottom w:val="none" w:sz="0" w:space="0" w:color="auto"/>
                <w:right w:val="none" w:sz="0" w:space="0" w:color="auto"/>
              </w:divBdr>
            </w:div>
            <w:div w:id="845636308">
              <w:marLeft w:val="0"/>
              <w:marRight w:val="0"/>
              <w:marTop w:val="0"/>
              <w:marBottom w:val="0"/>
              <w:divBdr>
                <w:top w:val="none" w:sz="0" w:space="0" w:color="auto"/>
                <w:left w:val="none" w:sz="0" w:space="0" w:color="auto"/>
                <w:bottom w:val="none" w:sz="0" w:space="0" w:color="auto"/>
                <w:right w:val="none" w:sz="0" w:space="0" w:color="auto"/>
              </w:divBdr>
            </w:div>
            <w:div w:id="267929371">
              <w:marLeft w:val="0"/>
              <w:marRight w:val="0"/>
              <w:marTop w:val="0"/>
              <w:marBottom w:val="0"/>
              <w:divBdr>
                <w:top w:val="none" w:sz="0" w:space="0" w:color="auto"/>
                <w:left w:val="none" w:sz="0" w:space="0" w:color="auto"/>
                <w:bottom w:val="none" w:sz="0" w:space="0" w:color="auto"/>
                <w:right w:val="none" w:sz="0" w:space="0" w:color="auto"/>
              </w:divBdr>
            </w:div>
            <w:div w:id="2092964426">
              <w:marLeft w:val="0"/>
              <w:marRight w:val="0"/>
              <w:marTop w:val="0"/>
              <w:marBottom w:val="0"/>
              <w:divBdr>
                <w:top w:val="none" w:sz="0" w:space="0" w:color="auto"/>
                <w:left w:val="none" w:sz="0" w:space="0" w:color="auto"/>
                <w:bottom w:val="none" w:sz="0" w:space="0" w:color="auto"/>
                <w:right w:val="none" w:sz="0" w:space="0" w:color="auto"/>
              </w:divBdr>
            </w:div>
            <w:div w:id="114712044">
              <w:marLeft w:val="0"/>
              <w:marRight w:val="0"/>
              <w:marTop w:val="0"/>
              <w:marBottom w:val="0"/>
              <w:divBdr>
                <w:top w:val="none" w:sz="0" w:space="0" w:color="auto"/>
                <w:left w:val="none" w:sz="0" w:space="0" w:color="auto"/>
                <w:bottom w:val="none" w:sz="0" w:space="0" w:color="auto"/>
                <w:right w:val="none" w:sz="0" w:space="0" w:color="auto"/>
              </w:divBdr>
            </w:div>
            <w:div w:id="10464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99983">
      <w:bodyDiv w:val="1"/>
      <w:marLeft w:val="0"/>
      <w:marRight w:val="0"/>
      <w:marTop w:val="0"/>
      <w:marBottom w:val="0"/>
      <w:divBdr>
        <w:top w:val="none" w:sz="0" w:space="0" w:color="auto"/>
        <w:left w:val="none" w:sz="0" w:space="0" w:color="auto"/>
        <w:bottom w:val="none" w:sz="0" w:space="0" w:color="auto"/>
        <w:right w:val="none" w:sz="0" w:space="0" w:color="auto"/>
      </w:divBdr>
      <w:divsChild>
        <w:div w:id="1824661630">
          <w:marLeft w:val="0"/>
          <w:marRight w:val="0"/>
          <w:marTop w:val="0"/>
          <w:marBottom w:val="0"/>
          <w:divBdr>
            <w:top w:val="none" w:sz="0" w:space="0" w:color="auto"/>
            <w:left w:val="none" w:sz="0" w:space="0" w:color="auto"/>
            <w:bottom w:val="none" w:sz="0" w:space="0" w:color="auto"/>
            <w:right w:val="none" w:sz="0" w:space="0" w:color="auto"/>
          </w:divBdr>
          <w:divsChild>
            <w:div w:id="599412906">
              <w:marLeft w:val="0"/>
              <w:marRight w:val="0"/>
              <w:marTop w:val="0"/>
              <w:marBottom w:val="0"/>
              <w:divBdr>
                <w:top w:val="none" w:sz="0" w:space="0" w:color="auto"/>
                <w:left w:val="none" w:sz="0" w:space="0" w:color="auto"/>
                <w:bottom w:val="none" w:sz="0" w:space="0" w:color="auto"/>
                <w:right w:val="none" w:sz="0" w:space="0" w:color="auto"/>
              </w:divBdr>
            </w:div>
            <w:div w:id="526451701">
              <w:marLeft w:val="0"/>
              <w:marRight w:val="0"/>
              <w:marTop w:val="0"/>
              <w:marBottom w:val="0"/>
              <w:divBdr>
                <w:top w:val="none" w:sz="0" w:space="0" w:color="auto"/>
                <w:left w:val="none" w:sz="0" w:space="0" w:color="auto"/>
                <w:bottom w:val="none" w:sz="0" w:space="0" w:color="auto"/>
                <w:right w:val="none" w:sz="0" w:space="0" w:color="auto"/>
              </w:divBdr>
            </w:div>
            <w:div w:id="1734506532">
              <w:marLeft w:val="0"/>
              <w:marRight w:val="0"/>
              <w:marTop w:val="0"/>
              <w:marBottom w:val="0"/>
              <w:divBdr>
                <w:top w:val="none" w:sz="0" w:space="0" w:color="auto"/>
                <w:left w:val="none" w:sz="0" w:space="0" w:color="auto"/>
                <w:bottom w:val="none" w:sz="0" w:space="0" w:color="auto"/>
                <w:right w:val="none" w:sz="0" w:space="0" w:color="auto"/>
              </w:divBdr>
            </w:div>
            <w:div w:id="789251470">
              <w:marLeft w:val="0"/>
              <w:marRight w:val="0"/>
              <w:marTop w:val="0"/>
              <w:marBottom w:val="0"/>
              <w:divBdr>
                <w:top w:val="none" w:sz="0" w:space="0" w:color="auto"/>
                <w:left w:val="none" w:sz="0" w:space="0" w:color="auto"/>
                <w:bottom w:val="none" w:sz="0" w:space="0" w:color="auto"/>
                <w:right w:val="none" w:sz="0" w:space="0" w:color="auto"/>
              </w:divBdr>
            </w:div>
            <w:div w:id="671487860">
              <w:marLeft w:val="0"/>
              <w:marRight w:val="0"/>
              <w:marTop w:val="0"/>
              <w:marBottom w:val="0"/>
              <w:divBdr>
                <w:top w:val="none" w:sz="0" w:space="0" w:color="auto"/>
                <w:left w:val="none" w:sz="0" w:space="0" w:color="auto"/>
                <w:bottom w:val="none" w:sz="0" w:space="0" w:color="auto"/>
                <w:right w:val="none" w:sz="0" w:space="0" w:color="auto"/>
              </w:divBdr>
            </w:div>
            <w:div w:id="1146244824">
              <w:marLeft w:val="0"/>
              <w:marRight w:val="0"/>
              <w:marTop w:val="0"/>
              <w:marBottom w:val="0"/>
              <w:divBdr>
                <w:top w:val="none" w:sz="0" w:space="0" w:color="auto"/>
                <w:left w:val="none" w:sz="0" w:space="0" w:color="auto"/>
                <w:bottom w:val="none" w:sz="0" w:space="0" w:color="auto"/>
                <w:right w:val="none" w:sz="0" w:space="0" w:color="auto"/>
              </w:divBdr>
            </w:div>
            <w:div w:id="1460418480">
              <w:marLeft w:val="0"/>
              <w:marRight w:val="0"/>
              <w:marTop w:val="0"/>
              <w:marBottom w:val="0"/>
              <w:divBdr>
                <w:top w:val="none" w:sz="0" w:space="0" w:color="auto"/>
                <w:left w:val="none" w:sz="0" w:space="0" w:color="auto"/>
                <w:bottom w:val="none" w:sz="0" w:space="0" w:color="auto"/>
                <w:right w:val="none" w:sz="0" w:space="0" w:color="auto"/>
              </w:divBdr>
            </w:div>
            <w:div w:id="1881555189">
              <w:marLeft w:val="0"/>
              <w:marRight w:val="0"/>
              <w:marTop w:val="0"/>
              <w:marBottom w:val="0"/>
              <w:divBdr>
                <w:top w:val="none" w:sz="0" w:space="0" w:color="auto"/>
                <w:left w:val="none" w:sz="0" w:space="0" w:color="auto"/>
                <w:bottom w:val="none" w:sz="0" w:space="0" w:color="auto"/>
                <w:right w:val="none" w:sz="0" w:space="0" w:color="auto"/>
              </w:divBdr>
            </w:div>
            <w:div w:id="487553822">
              <w:marLeft w:val="0"/>
              <w:marRight w:val="0"/>
              <w:marTop w:val="0"/>
              <w:marBottom w:val="0"/>
              <w:divBdr>
                <w:top w:val="none" w:sz="0" w:space="0" w:color="auto"/>
                <w:left w:val="none" w:sz="0" w:space="0" w:color="auto"/>
                <w:bottom w:val="none" w:sz="0" w:space="0" w:color="auto"/>
                <w:right w:val="none" w:sz="0" w:space="0" w:color="auto"/>
              </w:divBdr>
            </w:div>
            <w:div w:id="1495102573">
              <w:marLeft w:val="0"/>
              <w:marRight w:val="0"/>
              <w:marTop w:val="0"/>
              <w:marBottom w:val="0"/>
              <w:divBdr>
                <w:top w:val="none" w:sz="0" w:space="0" w:color="auto"/>
                <w:left w:val="none" w:sz="0" w:space="0" w:color="auto"/>
                <w:bottom w:val="none" w:sz="0" w:space="0" w:color="auto"/>
                <w:right w:val="none" w:sz="0" w:space="0" w:color="auto"/>
              </w:divBdr>
            </w:div>
            <w:div w:id="489369087">
              <w:marLeft w:val="0"/>
              <w:marRight w:val="0"/>
              <w:marTop w:val="0"/>
              <w:marBottom w:val="0"/>
              <w:divBdr>
                <w:top w:val="none" w:sz="0" w:space="0" w:color="auto"/>
                <w:left w:val="none" w:sz="0" w:space="0" w:color="auto"/>
                <w:bottom w:val="none" w:sz="0" w:space="0" w:color="auto"/>
                <w:right w:val="none" w:sz="0" w:space="0" w:color="auto"/>
              </w:divBdr>
            </w:div>
            <w:div w:id="714697474">
              <w:marLeft w:val="0"/>
              <w:marRight w:val="0"/>
              <w:marTop w:val="0"/>
              <w:marBottom w:val="0"/>
              <w:divBdr>
                <w:top w:val="none" w:sz="0" w:space="0" w:color="auto"/>
                <w:left w:val="none" w:sz="0" w:space="0" w:color="auto"/>
                <w:bottom w:val="none" w:sz="0" w:space="0" w:color="auto"/>
                <w:right w:val="none" w:sz="0" w:space="0" w:color="auto"/>
              </w:divBdr>
            </w:div>
            <w:div w:id="1495728450">
              <w:marLeft w:val="0"/>
              <w:marRight w:val="0"/>
              <w:marTop w:val="0"/>
              <w:marBottom w:val="0"/>
              <w:divBdr>
                <w:top w:val="none" w:sz="0" w:space="0" w:color="auto"/>
                <w:left w:val="none" w:sz="0" w:space="0" w:color="auto"/>
                <w:bottom w:val="none" w:sz="0" w:space="0" w:color="auto"/>
                <w:right w:val="none" w:sz="0" w:space="0" w:color="auto"/>
              </w:divBdr>
            </w:div>
            <w:div w:id="1118990947">
              <w:marLeft w:val="0"/>
              <w:marRight w:val="0"/>
              <w:marTop w:val="0"/>
              <w:marBottom w:val="0"/>
              <w:divBdr>
                <w:top w:val="none" w:sz="0" w:space="0" w:color="auto"/>
                <w:left w:val="none" w:sz="0" w:space="0" w:color="auto"/>
                <w:bottom w:val="none" w:sz="0" w:space="0" w:color="auto"/>
                <w:right w:val="none" w:sz="0" w:space="0" w:color="auto"/>
              </w:divBdr>
            </w:div>
            <w:div w:id="1930917838">
              <w:marLeft w:val="0"/>
              <w:marRight w:val="0"/>
              <w:marTop w:val="0"/>
              <w:marBottom w:val="0"/>
              <w:divBdr>
                <w:top w:val="none" w:sz="0" w:space="0" w:color="auto"/>
                <w:left w:val="none" w:sz="0" w:space="0" w:color="auto"/>
                <w:bottom w:val="none" w:sz="0" w:space="0" w:color="auto"/>
                <w:right w:val="none" w:sz="0" w:space="0" w:color="auto"/>
              </w:divBdr>
            </w:div>
            <w:div w:id="1184171847">
              <w:marLeft w:val="0"/>
              <w:marRight w:val="0"/>
              <w:marTop w:val="0"/>
              <w:marBottom w:val="0"/>
              <w:divBdr>
                <w:top w:val="none" w:sz="0" w:space="0" w:color="auto"/>
                <w:left w:val="none" w:sz="0" w:space="0" w:color="auto"/>
                <w:bottom w:val="none" w:sz="0" w:space="0" w:color="auto"/>
                <w:right w:val="none" w:sz="0" w:space="0" w:color="auto"/>
              </w:divBdr>
            </w:div>
            <w:div w:id="1052465480">
              <w:marLeft w:val="0"/>
              <w:marRight w:val="0"/>
              <w:marTop w:val="0"/>
              <w:marBottom w:val="0"/>
              <w:divBdr>
                <w:top w:val="none" w:sz="0" w:space="0" w:color="auto"/>
                <w:left w:val="none" w:sz="0" w:space="0" w:color="auto"/>
                <w:bottom w:val="none" w:sz="0" w:space="0" w:color="auto"/>
                <w:right w:val="none" w:sz="0" w:space="0" w:color="auto"/>
              </w:divBdr>
            </w:div>
            <w:div w:id="1415131066">
              <w:marLeft w:val="0"/>
              <w:marRight w:val="0"/>
              <w:marTop w:val="0"/>
              <w:marBottom w:val="0"/>
              <w:divBdr>
                <w:top w:val="none" w:sz="0" w:space="0" w:color="auto"/>
                <w:left w:val="none" w:sz="0" w:space="0" w:color="auto"/>
                <w:bottom w:val="none" w:sz="0" w:space="0" w:color="auto"/>
                <w:right w:val="none" w:sz="0" w:space="0" w:color="auto"/>
              </w:divBdr>
            </w:div>
            <w:div w:id="390884189">
              <w:marLeft w:val="0"/>
              <w:marRight w:val="0"/>
              <w:marTop w:val="0"/>
              <w:marBottom w:val="0"/>
              <w:divBdr>
                <w:top w:val="none" w:sz="0" w:space="0" w:color="auto"/>
                <w:left w:val="none" w:sz="0" w:space="0" w:color="auto"/>
                <w:bottom w:val="none" w:sz="0" w:space="0" w:color="auto"/>
                <w:right w:val="none" w:sz="0" w:space="0" w:color="auto"/>
              </w:divBdr>
            </w:div>
            <w:div w:id="1711876987">
              <w:marLeft w:val="0"/>
              <w:marRight w:val="0"/>
              <w:marTop w:val="0"/>
              <w:marBottom w:val="0"/>
              <w:divBdr>
                <w:top w:val="none" w:sz="0" w:space="0" w:color="auto"/>
                <w:left w:val="none" w:sz="0" w:space="0" w:color="auto"/>
                <w:bottom w:val="none" w:sz="0" w:space="0" w:color="auto"/>
                <w:right w:val="none" w:sz="0" w:space="0" w:color="auto"/>
              </w:divBdr>
            </w:div>
            <w:div w:id="863598215">
              <w:marLeft w:val="0"/>
              <w:marRight w:val="0"/>
              <w:marTop w:val="0"/>
              <w:marBottom w:val="0"/>
              <w:divBdr>
                <w:top w:val="none" w:sz="0" w:space="0" w:color="auto"/>
                <w:left w:val="none" w:sz="0" w:space="0" w:color="auto"/>
                <w:bottom w:val="none" w:sz="0" w:space="0" w:color="auto"/>
                <w:right w:val="none" w:sz="0" w:space="0" w:color="auto"/>
              </w:divBdr>
            </w:div>
            <w:div w:id="1005129747">
              <w:marLeft w:val="0"/>
              <w:marRight w:val="0"/>
              <w:marTop w:val="0"/>
              <w:marBottom w:val="0"/>
              <w:divBdr>
                <w:top w:val="none" w:sz="0" w:space="0" w:color="auto"/>
                <w:left w:val="none" w:sz="0" w:space="0" w:color="auto"/>
                <w:bottom w:val="none" w:sz="0" w:space="0" w:color="auto"/>
                <w:right w:val="none" w:sz="0" w:space="0" w:color="auto"/>
              </w:divBdr>
            </w:div>
            <w:div w:id="1165432355">
              <w:marLeft w:val="0"/>
              <w:marRight w:val="0"/>
              <w:marTop w:val="0"/>
              <w:marBottom w:val="0"/>
              <w:divBdr>
                <w:top w:val="none" w:sz="0" w:space="0" w:color="auto"/>
                <w:left w:val="none" w:sz="0" w:space="0" w:color="auto"/>
                <w:bottom w:val="none" w:sz="0" w:space="0" w:color="auto"/>
                <w:right w:val="none" w:sz="0" w:space="0" w:color="auto"/>
              </w:divBdr>
            </w:div>
            <w:div w:id="1369064529">
              <w:marLeft w:val="0"/>
              <w:marRight w:val="0"/>
              <w:marTop w:val="0"/>
              <w:marBottom w:val="0"/>
              <w:divBdr>
                <w:top w:val="none" w:sz="0" w:space="0" w:color="auto"/>
                <w:left w:val="none" w:sz="0" w:space="0" w:color="auto"/>
                <w:bottom w:val="none" w:sz="0" w:space="0" w:color="auto"/>
                <w:right w:val="none" w:sz="0" w:space="0" w:color="auto"/>
              </w:divBdr>
            </w:div>
            <w:div w:id="21100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00314">
      <w:bodyDiv w:val="1"/>
      <w:marLeft w:val="0"/>
      <w:marRight w:val="0"/>
      <w:marTop w:val="0"/>
      <w:marBottom w:val="0"/>
      <w:divBdr>
        <w:top w:val="none" w:sz="0" w:space="0" w:color="auto"/>
        <w:left w:val="none" w:sz="0" w:space="0" w:color="auto"/>
        <w:bottom w:val="none" w:sz="0" w:space="0" w:color="auto"/>
        <w:right w:val="none" w:sz="0" w:space="0" w:color="auto"/>
      </w:divBdr>
      <w:divsChild>
        <w:div w:id="781270608">
          <w:marLeft w:val="0"/>
          <w:marRight w:val="0"/>
          <w:marTop w:val="0"/>
          <w:marBottom w:val="0"/>
          <w:divBdr>
            <w:top w:val="none" w:sz="0" w:space="0" w:color="auto"/>
            <w:left w:val="none" w:sz="0" w:space="0" w:color="auto"/>
            <w:bottom w:val="none" w:sz="0" w:space="0" w:color="auto"/>
            <w:right w:val="none" w:sz="0" w:space="0" w:color="auto"/>
          </w:divBdr>
          <w:divsChild>
            <w:div w:id="1043291546">
              <w:marLeft w:val="0"/>
              <w:marRight w:val="0"/>
              <w:marTop w:val="0"/>
              <w:marBottom w:val="0"/>
              <w:divBdr>
                <w:top w:val="none" w:sz="0" w:space="0" w:color="auto"/>
                <w:left w:val="none" w:sz="0" w:space="0" w:color="auto"/>
                <w:bottom w:val="none" w:sz="0" w:space="0" w:color="auto"/>
                <w:right w:val="none" w:sz="0" w:space="0" w:color="auto"/>
              </w:divBdr>
            </w:div>
            <w:div w:id="2122526038">
              <w:marLeft w:val="0"/>
              <w:marRight w:val="0"/>
              <w:marTop w:val="0"/>
              <w:marBottom w:val="0"/>
              <w:divBdr>
                <w:top w:val="none" w:sz="0" w:space="0" w:color="auto"/>
                <w:left w:val="none" w:sz="0" w:space="0" w:color="auto"/>
                <w:bottom w:val="none" w:sz="0" w:space="0" w:color="auto"/>
                <w:right w:val="none" w:sz="0" w:space="0" w:color="auto"/>
              </w:divBdr>
            </w:div>
            <w:div w:id="12114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2064">
      <w:bodyDiv w:val="1"/>
      <w:marLeft w:val="0"/>
      <w:marRight w:val="0"/>
      <w:marTop w:val="0"/>
      <w:marBottom w:val="0"/>
      <w:divBdr>
        <w:top w:val="none" w:sz="0" w:space="0" w:color="auto"/>
        <w:left w:val="none" w:sz="0" w:space="0" w:color="auto"/>
        <w:bottom w:val="none" w:sz="0" w:space="0" w:color="auto"/>
        <w:right w:val="none" w:sz="0" w:space="0" w:color="auto"/>
      </w:divBdr>
    </w:div>
    <w:div w:id="646931271">
      <w:bodyDiv w:val="1"/>
      <w:marLeft w:val="0"/>
      <w:marRight w:val="0"/>
      <w:marTop w:val="0"/>
      <w:marBottom w:val="0"/>
      <w:divBdr>
        <w:top w:val="none" w:sz="0" w:space="0" w:color="auto"/>
        <w:left w:val="none" w:sz="0" w:space="0" w:color="auto"/>
        <w:bottom w:val="none" w:sz="0" w:space="0" w:color="auto"/>
        <w:right w:val="none" w:sz="0" w:space="0" w:color="auto"/>
      </w:divBdr>
    </w:div>
    <w:div w:id="731734484">
      <w:bodyDiv w:val="1"/>
      <w:marLeft w:val="0"/>
      <w:marRight w:val="0"/>
      <w:marTop w:val="0"/>
      <w:marBottom w:val="0"/>
      <w:divBdr>
        <w:top w:val="none" w:sz="0" w:space="0" w:color="auto"/>
        <w:left w:val="none" w:sz="0" w:space="0" w:color="auto"/>
        <w:bottom w:val="none" w:sz="0" w:space="0" w:color="auto"/>
        <w:right w:val="none" w:sz="0" w:space="0" w:color="auto"/>
      </w:divBdr>
      <w:divsChild>
        <w:div w:id="1743289447">
          <w:marLeft w:val="0"/>
          <w:marRight w:val="0"/>
          <w:marTop w:val="0"/>
          <w:marBottom w:val="0"/>
          <w:divBdr>
            <w:top w:val="none" w:sz="0" w:space="0" w:color="auto"/>
            <w:left w:val="none" w:sz="0" w:space="0" w:color="auto"/>
            <w:bottom w:val="none" w:sz="0" w:space="0" w:color="auto"/>
            <w:right w:val="none" w:sz="0" w:space="0" w:color="auto"/>
          </w:divBdr>
        </w:div>
      </w:divsChild>
    </w:div>
    <w:div w:id="784038725">
      <w:bodyDiv w:val="1"/>
      <w:marLeft w:val="0"/>
      <w:marRight w:val="0"/>
      <w:marTop w:val="0"/>
      <w:marBottom w:val="0"/>
      <w:divBdr>
        <w:top w:val="none" w:sz="0" w:space="0" w:color="auto"/>
        <w:left w:val="none" w:sz="0" w:space="0" w:color="auto"/>
        <w:bottom w:val="none" w:sz="0" w:space="0" w:color="auto"/>
        <w:right w:val="none" w:sz="0" w:space="0" w:color="auto"/>
      </w:divBdr>
      <w:divsChild>
        <w:div w:id="488789833">
          <w:marLeft w:val="0"/>
          <w:marRight w:val="0"/>
          <w:marTop w:val="0"/>
          <w:marBottom w:val="0"/>
          <w:divBdr>
            <w:top w:val="none" w:sz="0" w:space="0" w:color="auto"/>
            <w:left w:val="none" w:sz="0" w:space="0" w:color="auto"/>
            <w:bottom w:val="none" w:sz="0" w:space="0" w:color="auto"/>
            <w:right w:val="none" w:sz="0" w:space="0" w:color="auto"/>
          </w:divBdr>
          <w:divsChild>
            <w:div w:id="1572233392">
              <w:marLeft w:val="0"/>
              <w:marRight w:val="0"/>
              <w:marTop w:val="0"/>
              <w:marBottom w:val="0"/>
              <w:divBdr>
                <w:top w:val="none" w:sz="0" w:space="0" w:color="auto"/>
                <w:left w:val="none" w:sz="0" w:space="0" w:color="auto"/>
                <w:bottom w:val="none" w:sz="0" w:space="0" w:color="auto"/>
                <w:right w:val="none" w:sz="0" w:space="0" w:color="auto"/>
              </w:divBdr>
            </w:div>
            <w:div w:id="1501189061">
              <w:marLeft w:val="0"/>
              <w:marRight w:val="0"/>
              <w:marTop w:val="0"/>
              <w:marBottom w:val="0"/>
              <w:divBdr>
                <w:top w:val="none" w:sz="0" w:space="0" w:color="auto"/>
                <w:left w:val="none" w:sz="0" w:space="0" w:color="auto"/>
                <w:bottom w:val="none" w:sz="0" w:space="0" w:color="auto"/>
                <w:right w:val="none" w:sz="0" w:space="0" w:color="auto"/>
              </w:divBdr>
            </w:div>
            <w:div w:id="1018317880">
              <w:marLeft w:val="0"/>
              <w:marRight w:val="0"/>
              <w:marTop w:val="0"/>
              <w:marBottom w:val="0"/>
              <w:divBdr>
                <w:top w:val="none" w:sz="0" w:space="0" w:color="auto"/>
                <w:left w:val="none" w:sz="0" w:space="0" w:color="auto"/>
                <w:bottom w:val="none" w:sz="0" w:space="0" w:color="auto"/>
                <w:right w:val="none" w:sz="0" w:space="0" w:color="auto"/>
              </w:divBdr>
            </w:div>
            <w:div w:id="510149903">
              <w:marLeft w:val="0"/>
              <w:marRight w:val="0"/>
              <w:marTop w:val="0"/>
              <w:marBottom w:val="0"/>
              <w:divBdr>
                <w:top w:val="none" w:sz="0" w:space="0" w:color="auto"/>
                <w:left w:val="none" w:sz="0" w:space="0" w:color="auto"/>
                <w:bottom w:val="none" w:sz="0" w:space="0" w:color="auto"/>
                <w:right w:val="none" w:sz="0" w:space="0" w:color="auto"/>
              </w:divBdr>
            </w:div>
            <w:div w:id="1588415257">
              <w:marLeft w:val="0"/>
              <w:marRight w:val="0"/>
              <w:marTop w:val="0"/>
              <w:marBottom w:val="0"/>
              <w:divBdr>
                <w:top w:val="none" w:sz="0" w:space="0" w:color="auto"/>
                <w:left w:val="none" w:sz="0" w:space="0" w:color="auto"/>
                <w:bottom w:val="none" w:sz="0" w:space="0" w:color="auto"/>
                <w:right w:val="none" w:sz="0" w:space="0" w:color="auto"/>
              </w:divBdr>
            </w:div>
            <w:div w:id="657657261">
              <w:marLeft w:val="0"/>
              <w:marRight w:val="0"/>
              <w:marTop w:val="0"/>
              <w:marBottom w:val="0"/>
              <w:divBdr>
                <w:top w:val="none" w:sz="0" w:space="0" w:color="auto"/>
                <w:left w:val="none" w:sz="0" w:space="0" w:color="auto"/>
                <w:bottom w:val="none" w:sz="0" w:space="0" w:color="auto"/>
                <w:right w:val="none" w:sz="0" w:space="0" w:color="auto"/>
              </w:divBdr>
            </w:div>
            <w:div w:id="1152910179">
              <w:marLeft w:val="0"/>
              <w:marRight w:val="0"/>
              <w:marTop w:val="0"/>
              <w:marBottom w:val="0"/>
              <w:divBdr>
                <w:top w:val="none" w:sz="0" w:space="0" w:color="auto"/>
                <w:left w:val="none" w:sz="0" w:space="0" w:color="auto"/>
                <w:bottom w:val="none" w:sz="0" w:space="0" w:color="auto"/>
                <w:right w:val="none" w:sz="0" w:space="0" w:color="auto"/>
              </w:divBdr>
            </w:div>
            <w:div w:id="1771972807">
              <w:marLeft w:val="0"/>
              <w:marRight w:val="0"/>
              <w:marTop w:val="0"/>
              <w:marBottom w:val="0"/>
              <w:divBdr>
                <w:top w:val="none" w:sz="0" w:space="0" w:color="auto"/>
                <w:left w:val="none" w:sz="0" w:space="0" w:color="auto"/>
                <w:bottom w:val="none" w:sz="0" w:space="0" w:color="auto"/>
                <w:right w:val="none" w:sz="0" w:space="0" w:color="auto"/>
              </w:divBdr>
            </w:div>
            <w:div w:id="1656061052">
              <w:marLeft w:val="0"/>
              <w:marRight w:val="0"/>
              <w:marTop w:val="0"/>
              <w:marBottom w:val="0"/>
              <w:divBdr>
                <w:top w:val="none" w:sz="0" w:space="0" w:color="auto"/>
                <w:left w:val="none" w:sz="0" w:space="0" w:color="auto"/>
                <w:bottom w:val="none" w:sz="0" w:space="0" w:color="auto"/>
                <w:right w:val="none" w:sz="0" w:space="0" w:color="auto"/>
              </w:divBdr>
            </w:div>
            <w:div w:id="1121655872">
              <w:marLeft w:val="0"/>
              <w:marRight w:val="0"/>
              <w:marTop w:val="0"/>
              <w:marBottom w:val="0"/>
              <w:divBdr>
                <w:top w:val="none" w:sz="0" w:space="0" w:color="auto"/>
                <w:left w:val="none" w:sz="0" w:space="0" w:color="auto"/>
                <w:bottom w:val="none" w:sz="0" w:space="0" w:color="auto"/>
                <w:right w:val="none" w:sz="0" w:space="0" w:color="auto"/>
              </w:divBdr>
            </w:div>
            <w:div w:id="1326325256">
              <w:marLeft w:val="0"/>
              <w:marRight w:val="0"/>
              <w:marTop w:val="0"/>
              <w:marBottom w:val="0"/>
              <w:divBdr>
                <w:top w:val="none" w:sz="0" w:space="0" w:color="auto"/>
                <w:left w:val="none" w:sz="0" w:space="0" w:color="auto"/>
                <w:bottom w:val="none" w:sz="0" w:space="0" w:color="auto"/>
                <w:right w:val="none" w:sz="0" w:space="0" w:color="auto"/>
              </w:divBdr>
            </w:div>
            <w:div w:id="760876399">
              <w:marLeft w:val="0"/>
              <w:marRight w:val="0"/>
              <w:marTop w:val="0"/>
              <w:marBottom w:val="0"/>
              <w:divBdr>
                <w:top w:val="none" w:sz="0" w:space="0" w:color="auto"/>
                <w:left w:val="none" w:sz="0" w:space="0" w:color="auto"/>
                <w:bottom w:val="none" w:sz="0" w:space="0" w:color="auto"/>
                <w:right w:val="none" w:sz="0" w:space="0" w:color="auto"/>
              </w:divBdr>
            </w:div>
            <w:div w:id="1892839314">
              <w:marLeft w:val="0"/>
              <w:marRight w:val="0"/>
              <w:marTop w:val="0"/>
              <w:marBottom w:val="0"/>
              <w:divBdr>
                <w:top w:val="none" w:sz="0" w:space="0" w:color="auto"/>
                <w:left w:val="none" w:sz="0" w:space="0" w:color="auto"/>
                <w:bottom w:val="none" w:sz="0" w:space="0" w:color="auto"/>
                <w:right w:val="none" w:sz="0" w:space="0" w:color="auto"/>
              </w:divBdr>
            </w:div>
            <w:div w:id="1721510582">
              <w:marLeft w:val="0"/>
              <w:marRight w:val="0"/>
              <w:marTop w:val="0"/>
              <w:marBottom w:val="0"/>
              <w:divBdr>
                <w:top w:val="none" w:sz="0" w:space="0" w:color="auto"/>
                <w:left w:val="none" w:sz="0" w:space="0" w:color="auto"/>
                <w:bottom w:val="none" w:sz="0" w:space="0" w:color="auto"/>
                <w:right w:val="none" w:sz="0" w:space="0" w:color="auto"/>
              </w:divBdr>
            </w:div>
            <w:div w:id="693731027">
              <w:marLeft w:val="0"/>
              <w:marRight w:val="0"/>
              <w:marTop w:val="0"/>
              <w:marBottom w:val="0"/>
              <w:divBdr>
                <w:top w:val="none" w:sz="0" w:space="0" w:color="auto"/>
                <w:left w:val="none" w:sz="0" w:space="0" w:color="auto"/>
                <w:bottom w:val="none" w:sz="0" w:space="0" w:color="auto"/>
                <w:right w:val="none" w:sz="0" w:space="0" w:color="auto"/>
              </w:divBdr>
            </w:div>
            <w:div w:id="409277280">
              <w:marLeft w:val="0"/>
              <w:marRight w:val="0"/>
              <w:marTop w:val="0"/>
              <w:marBottom w:val="0"/>
              <w:divBdr>
                <w:top w:val="none" w:sz="0" w:space="0" w:color="auto"/>
                <w:left w:val="none" w:sz="0" w:space="0" w:color="auto"/>
                <w:bottom w:val="none" w:sz="0" w:space="0" w:color="auto"/>
                <w:right w:val="none" w:sz="0" w:space="0" w:color="auto"/>
              </w:divBdr>
            </w:div>
            <w:div w:id="1299919704">
              <w:marLeft w:val="0"/>
              <w:marRight w:val="0"/>
              <w:marTop w:val="0"/>
              <w:marBottom w:val="0"/>
              <w:divBdr>
                <w:top w:val="none" w:sz="0" w:space="0" w:color="auto"/>
                <w:left w:val="none" w:sz="0" w:space="0" w:color="auto"/>
                <w:bottom w:val="none" w:sz="0" w:space="0" w:color="auto"/>
                <w:right w:val="none" w:sz="0" w:space="0" w:color="auto"/>
              </w:divBdr>
            </w:div>
            <w:div w:id="1038046411">
              <w:marLeft w:val="0"/>
              <w:marRight w:val="0"/>
              <w:marTop w:val="0"/>
              <w:marBottom w:val="0"/>
              <w:divBdr>
                <w:top w:val="none" w:sz="0" w:space="0" w:color="auto"/>
                <w:left w:val="none" w:sz="0" w:space="0" w:color="auto"/>
                <w:bottom w:val="none" w:sz="0" w:space="0" w:color="auto"/>
                <w:right w:val="none" w:sz="0" w:space="0" w:color="auto"/>
              </w:divBdr>
            </w:div>
            <w:div w:id="164519008">
              <w:marLeft w:val="0"/>
              <w:marRight w:val="0"/>
              <w:marTop w:val="0"/>
              <w:marBottom w:val="0"/>
              <w:divBdr>
                <w:top w:val="none" w:sz="0" w:space="0" w:color="auto"/>
                <w:left w:val="none" w:sz="0" w:space="0" w:color="auto"/>
                <w:bottom w:val="none" w:sz="0" w:space="0" w:color="auto"/>
                <w:right w:val="none" w:sz="0" w:space="0" w:color="auto"/>
              </w:divBdr>
            </w:div>
            <w:div w:id="1657344816">
              <w:marLeft w:val="0"/>
              <w:marRight w:val="0"/>
              <w:marTop w:val="0"/>
              <w:marBottom w:val="0"/>
              <w:divBdr>
                <w:top w:val="none" w:sz="0" w:space="0" w:color="auto"/>
                <w:left w:val="none" w:sz="0" w:space="0" w:color="auto"/>
                <w:bottom w:val="none" w:sz="0" w:space="0" w:color="auto"/>
                <w:right w:val="none" w:sz="0" w:space="0" w:color="auto"/>
              </w:divBdr>
            </w:div>
            <w:div w:id="714306327">
              <w:marLeft w:val="0"/>
              <w:marRight w:val="0"/>
              <w:marTop w:val="0"/>
              <w:marBottom w:val="0"/>
              <w:divBdr>
                <w:top w:val="none" w:sz="0" w:space="0" w:color="auto"/>
                <w:left w:val="none" w:sz="0" w:space="0" w:color="auto"/>
                <w:bottom w:val="none" w:sz="0" w:space="0" w:color="auto"/>
                <w:right w:val="none" w:sz="0" w:space="0" w:color="auto"/>
              </w:divBdr>
            </w:div>
            <w:div w:id="1609509360">
              <w:marLeft w:val="0"/>
              <w:marRight w:val="0"/>
              <w:marTop w:val="0"/>
              <w:marBottom w:val="0"/>
              <w:divBdr>
                <w:top w:val="none" w:sz="0" w:space="0" w:color="auto"/>
                <w:left w:val="none" w:sz="0" w:space="0" w:color="auto"/>
                <w:bottom w:val="none" w:sz="0" w:space="0" w:color="auto"/>
                <w:right w:val="none" w:sz="0" w:space="0" w:color="auto"/>
              </w:divBdr>
            </w:div>
            <w:div w:id="1947957520">
              <w:marLeft w:val="0"/>
              <w:marRight w:val="0"/>
              <w:marTop w:val="0"/>
              <w:marBottom w:val="0"/>
              <w:divBdr>
                <w:top w:val="none" w:sz="0" w:space="0" w:color="auto"/>
                <w:left w:val="none" w:sz="0" w:space="0" w:color="auto"/>
                <w:bottom w:val="none" w:sz="0" w:space="0" w:color="auto"/>
                <w:right w:val="none" w:sz="0" w:space="0" w:color="auto"/>
              </w:divBdr>
            </w:div>
            <w:div w:id="4138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7322">
      <w:bodyDiv w:val="1"/>
      <w:marLeft w:val="0"/>
      <w:marRight w:val="0"/>
      <w:marTop w:val="0"/>
      <w:marBottom w:val="0"/>
      <w:divBdr>
        <w:top w:val="none" w:sz="0" w:space="0" w:color="auto"/>
        <w:left w:val="none" w:sz="0" w:space="0" w:color="auto"/>
        <w:bottom w:val="none" w:sz="0" w:space="0" w:color="auto"/>
        <w:right w:val="none" w:sz="0" w:space="0" w:color="auto"/>
      </w:divBdr>
      <w:divsChild>
        <w:div w:id="43604126">
          <w:marLeft w:val="0"/>
          <w:marRight w:val="0"/>
          <w:marTop w:val="0"/>
          <w:marBottom w:val="0"/>
          <w:divBdr>
            <w:top w:val="none" w:sz="0" w:space="0" w:color="auto"/>
            <w:left w:val="none" w:sz="0" w:space="0" w:color="auto"/>
            <w:bottom w:val="none" w:sz="0" w:space="0" w:color="auto"/>
            <w:right w:val="none" w:sz="0" w:space="0" w:color="auto"/>
          </w:divBdr>
        </w:div>
        <w:div w:id="690570028">
          <w:marLeft w:val="0"/>
          <w:marRight w:val="0"/>
          <w:marTop w:val="0"/>
          <w:marBottom w:val="0"/>
          <w:divBdr>
            <w:top w:val="none" w:sz="0" w:space="0" w:color="auto"/>
            <w:left w:val="none" w:sz="0" w:space="0" w:color="auto"/>
            <w:bottom w:val="none" w:sz="0" w:space="0" w:color="auto"/>
            <w:right w:val="none" w:sz="0" w:space="0" w:color="auto"/>
          </w:divBdr>
        </w:div>
        <w:div w:id="883103938">
          <w:marLeft w:val="0"/>
          <w:marRight w:val="0"/>
          <w:marTop w:val="0"/>
          <w:marBottom w:val="0"/>
          <w:divBdr>
            <w:top w:val="none" w:sz="0" w:space="0" w:color="auto"/>
            <w:left w:val="none" w:sz="0" w:space="0" w:color="auto"/>
            <w:bottom w:val="none" w:sz="0" w:space="0" w:color="auto"/>
            <w:right w:val="none" w:sz="0" w:space="0" w:color="auto"/>
          </w:divBdr>
        </w:div>
        <w:div w:id="915438004">
          <w:marLeft w:val="0"/>
          <w:marRight w:val="0"/>
          <w:marTop w:val="0"/>
          <w:marBottom w:val="0"/>
          <w:divBdr>
            <w:top w:val="none" w:sz="0" w:space="0" w:color="auto"/>
            <w:left w:val="none" w:sz="0" w:space="0" w:color="auto"/>
            <w:bottom w:val="none" w:sz="0" w:space="0" w:color="auto"/>
            <w:right w:val="none" w:sz="0" w:space="0" w:color="auto"/>
          </w:divBdr>
        </w:div>
        <w:div w:id="1126003728">
          <w:marLeft w:val="0"/>
          <w:marRight w:val="0"/>
          <w:marTop w:val="0"/>
          <w:marBottom w:val="0"/>
          <w:divBdr>
            <w:top w:val="none" w:sz="0" w:space="0" w:color="auto"/>
            <w:left w:val="none" w:sz="0" w:space="0" w:color="auto"/>
            <w:bottom w:val="none" w:sz="0" w:space="0" w:color="auto"/>
            <w:right w:val="none" w:sz="0" w:space="0" w:color="auto"/>
          </w:divBdr>
        </w:div>
        <w:div w:id="1730567276">
          <w:marLeft w:val="0"/>
          <w:marRight w:val="0"/>
          <w:marTop w:val="0"/>
          <w:marBottom w:val="0"/>
          <w:divBdr>
            <w:top w:val="none" w:sz="0" w:space="0" w:color="auto"/>
            <w:left w:val="none" w:sz="0" w:space="0" w:color="auto"/>
            <w:bottom w:val="none" w:sz="0" w:space="0" w:color="auto"/>
            <w:right w:val="none" w:sz="0" w:space="0" w:color="auto"/>
          </w:divBdr>
        </w:div>
        <w:div w:id="2104257045">
          <w:marLeft w:val="0"/>
          <w:marRight w:val="0"/>
          <w:marTop w:val="0"/>
          <w:marBottom w:val="0"/>
          <w:divBdr>
            <w:top w:val="none" w:sz="0" w:space="0" w:color="auto"/>
            <w:left w:val="none" w:sz="0" w:space="0" w:color="auto"/>
            <w:bottom w:val="none" w:sz="0" w:space="0" w:color="auto"/>
            <w:right w:val="none" w:sz="0" w:space="0" w:color="auto"/>
          </w:divBdr>
        </w:div>
      </w:divsChild>
    </w:div>
    <w:div w:id="791898210">
      <w:bodyDiv w:val="1"/>
      <w:marLeft w:val="0"/>
      <w:marRight w:val="0"/>
      <w:marTop w:val="0"/>
      <w:marBottom w:val="0"/>
      <w:divBdr>
        <w:top w:val="none" w:sz="0" w:space="0" w:color="auto"/>
        <w:left w:val="none" w:sz="0" w:space="0" w:color="auto"/>
        <w:bottom w:val="none" w:sz="0" w:space="0" w:color="auto"/>
        <w:right w:val="none" w:sz="0" w:space="0" w:color="auto"/>
      </w:divBdr>
    </w:div>
    <w:div w:id="807626603">
      <w:bodyDiv w:val="1"/>
      <w:marLeft w:val="0"/>
      <w:marRight w:val="0"/>
      <w:marTop w:val="0"/>
      <w:marBottom w:val="0"/>
      <w:divBdr>
        <w:top w:val="none" w:sz="0" w:space="0" w:color="auto"/>
        <w:left w:val="none" w:sz="0" w:space="0" w:color="auto"/>
        <w:bottom w:val="none" w:sz="0" w:space="0" w:color="auto"/>
        <w:right w:val="none" w:sz="0" w:space="0" w:color="auto"/>
      </w:divBdr>
    </w:div>
    <w:div w:id="901477061">
      <w:bodyDiv w:val="1"/>
      <w:marLeft w:val="0"/>
      <w:marRight w:val="0"/>
      <w:marTop w:val="0"/>
      <w:marBottom w:val="0"/>
      <w:divBdr>
        <w:top w:val="none" w:sz="0" w:space="0" w:color="auto"/>
        <w:left w:val="none" w:sz="0" w:space="0" w:color="auto"/>
        <w:bottom w:val="none" w:sz="0" w:space="0" w:color="auto"/>
        <w:right w:val="none" w:sz="0" w:space="0" w:color="auto"/>
      </w:divBdr>
    </w:div>
    <w:div w:id="932783847">
      <w:bodyDiv w:val="1"/>
      <w:marLeft w:val="0"/>
      <w:marRight w:val="0"/>
      <w:marTop w:val="0"/>
      <w:marBottom w:val="0"/>
      <w:divBdr>
        <w:top w:val="none" w:sz="0" w:space="0" w:color="auto"/>
        <w:left w:val="none" w:sz="0" w:space="0" w:color="auto"/>
        <w:bottom w:val="none" w:sz="0" w:space="0" w:color="auto"/>
        <w:right w:val="none" w:sz="0" w:space="0" w:color="auto"/>
      </w:divBdr>
    </w:div>
    <w:div w:id="971254711">
      <w:bodyDiv w:val="1"/>
      <w:marLeft w:val="0"/>
      <w:marRight w:val="0"/>
      <w:marTop w:val="0"/>
      <w:marBottom w:val="0"/>
      <w:divBdr>
        <w:top w:val="none" w:sz="0" w:space="0" w:color="auto"/>
        <w:left w:val="none" w:sz="0" w:space="0" w:color="auto"/>
        <w:bottom w:val="none" w:sz="0" w:space="0" w:color="auto"/>
        <w:right w:val="none" w:sz="0" w:space="0" w:color="auto"/>
      </w:divBdr>
    </w:div>
    <w:div w:id="992489351">
      <w:bodyDiv w:val="1"/>
      <w:marLeft w:val="0"/>
      <w:marRight w:val="0"/>
      <w:marTop w:val="0"/>
      <w:marBottom w:val="0"/>
      <w:divBdr>
        <w:top w:val="none" w:sz="0" w:space="0" w:color="auto"/>
        <w:left w:val="none" w:sz="0" w:space="0" w:color="auto"/>
        <w:bottom w:val="none" w:sz="0" w:space="0" w:color="auto"/>
        <w:right w:val="none" w:sz="0" w:space="0" w:color="auto"/>
      </w:divBdr>
      <w:divsChild>
        <w:div w:id="42799707">
          <w:marLeft w:val="0"/>
          <w:marRight w:val="0"/>
          <w:marTop w:val="0"/>
          <w:marBottom w:val="0"/>
          <w:divBdr>
            <w:top w:val="none" w:sz="0" w:space="0" w:color="auto"/>
            <w:left w:val="none" w:sz="0" w:space="0" w:color="auto"/>
            <w:bottom w:val="none" w:sz="0" w:space="0" w:color="auto"/>
            <w:right w:val="none" w:sz="0" w:space="0" w:color="auto"/>
          </w:divBdr>
        </w:div>
      </w:divsChild>
    </w:div>
    <w:div w:id="1010370990">
      <w:bodyDiv w:val="1"/>
      <w:marLeft w:val="0"/>
      <w:marRight w:val="0"/>
      <w:marTop w:val="0"/>
      <w:marBottom w:val="0"/>
      <w:divBdr>
        <w:top w:val="none" w:sz="0" w:space="0" w:color="auto"/>
        <w:left w:val="none" w:sz="0" w:space="0" w:color="auto"/>
        <w:bottom w:val="none" w:sz="0" w:space="0" w:color="auto"/>
        <w:right w:val="none" w:sz="0" w:space="0" w:color="auto"/>
      </w:divBdr>
    </w:div>
    <w:div w:id="1020011745">
      <w:bodyDiv w:val="1"/>
      <w:marLeft w:val="0"/>
      <w:marRight w:val="0"/>
      <w:marTop w:val="0"/>
      <w:marBottom w:val="0"/>
      <w:divBdr>
        <w:top w:val="none" w:sz="0" w:space="0" w:color="auto"/>
        <w:left w:val="none" w:sz="0" w:space="0" w:color="auto"/>
        <w:bottom w:val="none" w:sz="0" w:space="0" w:color="auto"/>
        <w:right w:val="none" w:sz="0" w:space="0" w:color="auto"/>
      </w:divBdr>
      <w:divsChild>
        <w:div w:id="156192141">
          <w:marLeft w:val="0"/>
          <w:marRight w:val="0"/>
          <w:marTop w:val="0"/>
          <w:marBottom w:val="0"/>
          <w:divBdr>
            <w:top w:val="none" w:sz="0" w:space="0" w:color="auto"/>
            <w:left w:val="none" w:sz="0" w:space="0" w:color="auto"/>
            <w:bottom w:val="none" w:sz="0" w:space="0" w:color="auto"/>
            <w:right w:val="none" w:sz="0" w:space="0" w:color="auto"/>
          </w:divBdr>
          <w:divsChild>
            <w:div w:id="368844186">
              <w:marLeft w:val="0"/>
              <w:marRight w:val="0"/>
              <w:marTop w:val="0"/>
              <w:marBottom w:val="0"/>
              <w:divBdr>
                <w:top w:val="none" w:sz="0" w:space="0" w:color="auto"/>
                <w:left w:val="none" w:sz="0" w:space="0" w:color="auto"/>
                <w:bottom w:val="none" w:sz="0" w:space="0" w:color="auto"/>
                <w:right w:val="none" w:sz="0" w:space="0" w:color="auto"/>
              </w:divBdr>
            </w:div>
            <w:div w:id="831914115">
              <w:marLeft w:val="0"/>
              <w:marRight w:val="0"/>
              <w:marTop w:val="0"/>
              <w:marBottom w:val="0"/>
              <w:divBdr>
                <w:top w:val="none" w:sz="0" w:space="0" w:color="auto"/>
                <w:left w:val="none" w:sz="0" w:space="0" w:color="auto"/>
                <w:bottom w:val="none" w:sz="0" w:space="0" w:color="auto"/>
                <w:right w:val="none" w:sz="0" w:space="0" w:color="auto"/>
              </w:divBdr>
            </w:div>
            <w:div w:id="694231544">
              <w:marLeft w:val="0"/>
              <w:marRight w:val="0"/>
              <w:marTop w:val="0"/>
              <w:marBottom w:val="0"/>
              <w:divBdr>
                <w:top w:val="none" w:sz="0" w:space="0" w:color="auto"/>
                <w:left w:val="none" w:sz="0" w:space="0" w:color="auto"/>
                <w:bottom w:val="none" w:sz="0" w:space="0" w:color="auto"/>
                <w:right w:val="none" w:sz="0" w:space="0" w:color="auto"/>
              </w:divBdr>
            </w:div>
            <w:div w:id="1116438195">
              <w:marLeft w:val="0"/>
              <w:marRight w:val="0"/>
              <w:marTop w:val="0"/>
              <w:marBottom w:val="0"/>
              <w:divBdr>
                <w:top w:val="none" w:sz="0" w:space="0" w:color="auto"/>
                <w:left w:val="none" w:sz="0" w:space="0" w:color="auto"/>
                <w:bottom w:val="none" w:sz="0" w:space="0" w:color="auto"/>
                <w:right w:val="none" w:sz="0" w:space="0" w:color="auto"/>
              </w:divBdr>
            </w:div>
            <w:div w:id="1064916388">
              <w:marLeft w:val="0"/>
              <w:marRight w:val="0"/>
              <w:marTop w:val="0"/>
              <w:marBottom w:val="0"/>
              <w:divBdr>
                <w:top w:val="none" w:sz="0" w:space="0" w:color="auto"/>
                <w:left w:val="none" w:sz="0" w:space="0" w:color="auto"/>
                <w:bottom w:val="none" w:sz="0" w:space="0" w:color="auto"/>
                <w:right w:val="none" w:sz="0" w:space="0" w:color="auto"/>
              </w:divBdr>
            </w:div>
            <w:div w:id="163474124">
              <w:marLeft w:val="0"/>
              <w:marRight w:val="0"/>
              <w:marTop w:val="0"/>
              <w:marBottom w:val="0"/>
              <w:divBdr>
                <w:top w:val="none" w:sz="0" w:space="0" w:color="auto"/>
                <w:left w:val="none" w:sz="0" w:space="0" w:color="auto"/>
                <w:bottom w:val="none" w:sz="0" w:space="0" w:color="auto"/>
                <w:right w:val="none" w:sz="0" w:space="0" w:color="auto"/>
              </w:divBdr>
            </w:div>
            <w:div w:id="801118717">
              <w:marLeft w:val="0"/>
              <w:marRight w:val="0"/>
              <w:marTop w:val="0"/>
              <w:marBottom w:val="0"/>
              <w:divBdr>
                <w:top w:val="none" w:sz="0" w:space="0" w:color="auto"/>
                <w:left w:val="none" w:sz="0" w:space="0" w:color="auto"/>
                <w:bottom w:val="none" w:sz="0" w:space="0" w:color="auto"/>
                <w:right w:val="none" w:sz="0" w:space="0" w:color="auto"/>
              </w:divBdr>
            </w:div>
            <w:div w:id="528495665">
              <w:marLeft w:val="0"/>
              <w:marRight w:val="0"/>
              <w:marTop w:val="0"/>
              <w:marBottom w:val="0"/>
              <w:divBdr>
                <w:top w:val="none" w:sz="0" w:space="0" w:color="auto"/>
                <w:left w:val="none" w:sz="0" w:space="0" w:color="auto"/>
                <w:bottom w:val="none" w:sz="0" w:space="0" w:color="auto"/>
                <w:right w:val="none" w:sz="0" w:space="0" w:color="auto"/>
              </w:divBdr>
            </w:div>
            <w:div w:id="1452626575">
              <w:marLeft w:val="0"/>
              <w:marRight w:val="0"/>
              <w:marTop w:val="0"/>
              <w:marBottom w:val="0"/>
              <w:divBdr>
                <w:top w:val="none" w:sz="0" w:space="0" w:color="auto"/>
                <w:left w:val="none" w:sz="0" w:space="0" w:color="auto"/>
                <w:bottom w:val="none" w:sz="0" w:space="0" w:color="auto"/>
                <w:right w:val="none" w:sz="0" w:space="0" w:color="auto"/>
              </w:divBdr>
            </w:div>
            <w:div w:id="1649747617">
              <w:marLeft w:val="0"/>
              <w:marRight w:val="0"/>
              <w:marTop w:val="0"/>
              <w:marBottom w:val="0"/>
              <w:divBdr>
                <w:top w:val="none" w:sz="0" w:space="0" w:color="auto"/>
                <w:left w:val="none" w:sz="0" w:space="0" w:color="auto"/>
                <w:bottom w:val="none" w:sz="0" w:space="0" w:color="auto"/>
                <w:right w:val="none" w:sz="0" w:space="0" w:color="auto"/>
              </w:divBdr>
            </w:div>
            <w:div w:id="54014707">
              <w:marLeft w:val="0"/>
              <w:marRight w:val="0"/>
              <w:marTop w:val="0"/>
              <w:marBottom w:val="0"/>
              <w:divBdr>
                <w:top w:val="none" w:sz="0" w:space="0" w:color="auto"/>
                <w:left w:val="none" w:sz="0" w:space="0" w:color="auto"/>
                <w:bottom w:val="none" w:sz="0" w:space="0" w:color="auto"/>
                <w:right w:val="none" w:sz="0" w:space="0" w:color="auto"/>
              </w:divBdr>
            </w:div>
            <w:div w:id="706221395">
              <w:marLeft w:val="0"/>
              <w:marRight w:val="0"/>
              <w:marTop w:val="0"/>
              <w:marBottom w:val="0"/>
              <w:divBdr>
                <w:top w:val="none" w:sz="0" w:space="0" w:color="auto"/>
                <w:left w:val="none" w:sz="0" w:space="0" w:color="auto"/>
                <w:bottom w:val="none" w:sz="0" w:space="0" w:color="auto"/>
                <w:right w:val="none" w:sz="0" w:space="0" w:color="auto"/>
              </w:divBdr>
            </w:div>
            <w:div w:id="575437058">
              <w:marLeft w:val="0"/>
              <w:marRight w:val="0"/>
              <w:marTop w:val="0"/>
              <w:marBottom w:val="0"/>
              <w:divBdr>
                <w:top w:val="none" w:sz="0" w:space="0" w:color="auto"/>
                <w:left w:val="none" w:sz="0" w:space="0" w:color="auto"/>
                <w:bottom w:val="none" w:sz="0" w:space="0" w:color="auto"/>
                <w:right w:val="none" w:sz="0" w:space="0" w:color="auto"/>
              </w:divBdr>
            </w:div>
            <w:div w:id="2059472821">
              <w:marLeft w:val="0"/>
              <w:marRight w:val="0"/>
              <w:marTop w:val="0"/>
              <w:marBottom w:val="0"/>
              <w:divBdr>
                <w:top w:val="none" w:sz="0" w:space="0" w:color="auto"/>
                <w:left w:val="none" w:sz="0" w:space="0" w:color="auto"/>
                <w:bottom w:val="none" w:sz="0" w:space="0" w:color="auto"/>
                <w:right w:val="none" w:sz="0" w:space="0" w:color="auto"/>
              </w:divBdr>
            </w:div>
            <w:div w:id="846408273">
              <w:marLeft w:val="0"/>
              <w:marRight w:val="0"/>
              <w:marTop w:val="0"/>
              <w:marBottom w:val="0"/>
              <w:divBdr>
                <w:top w:val="none" w:sz="0" w:space="0" w:color="auto"/>
                <w:left w:val="none" w:sz="0" w:space="0" w:color="auto"/>
                <w:bottom w:val="none" w:sz="0" w:space="0" w:color="auto"/>
                <w:right w:val="none" w:sz="0" w:space="0" w:color="auto"/>
              </w:divBdr>
            </w:div>
            <w:div w:id="2018918111">
              <w:marLeft w:val="0"/>
              <w:marRight w:val="0"/>
              <w:marTop w:val="0"/>
              <w:marBottom w:val="0"/>
              <w:divBdr>
                <w:top w:val="none" w:sz="0" w:space="0" w:color="auto"/>
                <w:left w:val="none" w:sz="0" w:space="0" w:color="auto"/>
                <w:bottom w:val="none" w:sz="0" w:space="0" w:color="auto"/>
                <w:right w:val="none" w:sz="0" w:space="0" w:color="auto"/>
              </w:divBdr>
            </w:div>
            <w:div w:id="48850552">
              <w:marLeft w:val="0"/>
              <w:marRight w:val="0"/>
              <w:marTop w:val="0"/>
              <w:marBottom w:val="0"/>
              <w:divBdr>
                <w:top w:val="none" w:sz="0" w:space="0" w:color="auto"/>
                <w:left w:val="none" w:sz="0" w:space="0" w:color="auto"/>
                <w:bottom w:val="none" w:sz="0" w:space="0" w:color="auto"/>
                <w:right w:val="none" w:sz="0" w:space="0" w:color="auto"/>
              </w:divBdr>
            </w:div>
            <w:div w:id="856385806">
              <w:marLeft w:val="0"/>
              <w:marRight w:val="0"/>
              <w:marTop w:val="0"/>
              <w:marBottom w:val="0"/>
              <w:divBdr>
                <w:top w:val="none" w:sz="0" w:space="0" w:color="auto"/>
                <w:left w:val="none" w:sz="0" w:space="0" w:color="auto"/>
                <w:bottom w:val="none" w:sz="0" w:space="0" w:color="auto"/>
                <w:right w:val="none" w:sz="0" w:space="0" w:color="auto"/>
              </w:divBdr>
            </w:div>
            <w:div w:id="1784306203">
              <w:marLeft w:val="0"/>
              <w:marRight w:val="0"/>
              <w:marTop w:val="0"/>
              <w:marBottom w:val="0"/>
              <w:divBdr>
                <w:top w:val="none" w:sz="0" w:space="0" w:color="auto"/>
                <w:left w:val="none" w:sz="0" w:space="0" w:color="auto"/>
                <w:bottom w:val="none" w:sz="0" w:space="0" w:color="auto"/>
                <w:right w:val="none" w:sz="0" w:space="0" w:color="auto"/>
              </w:divBdr>
            </w:div>
            <w:div w:id="1735859393">
              <w:marLeft w:val="0"/>
              <w:marRight w:val="0"/>
              <w:marTop w:val="0"/>
              <w:marBottom w:val="0"/>
              <w:divBdr>
                <w:top w:val="none" w:sz="0" w:space="0" w:color="auto"/>
                <w:left w:val="none" w:sz="0" w:space="0" w:color="auto"/>
                <w:bottom w:val="none" w:sz="0" w:space="0" w:color="auto"/>
                <w:right w:val="none" w:sz="0" w:space="0" w:color="auto"/>
              </w:divBdr>
            </w:div>
            <w:div w:id="8877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66737">
      <w:bodyDiv w:val="1"/>
      <w:marLeft w:val="0"/>
      <w:marRight w:val="0"/>
      <w:marTop w:val="0"/>
      <w:marBottom w:val="0"/>
      <w:divBdr>
        <w:top w:val="none" w:sz="0" w:space="0" w:color="auto"/>
        <w:left w:val="none" w:sz="0" w:space="0" w:color="auto"/>
        <w:bottom w:val="none" w:sz="0" w:space="0" w:color="auto"/>
        <w:right w:val="none" w:sz="0" w:space="0" w:color="auto"/>
      </w:divBdr>
      <w:divsChild>
        <w:div w:id="862742767">
          <w:marLeft w:val="0"/>
          <w:marRight w:val="0"/>
          <w:marTop w:val="0"/>
          <w:marBottom w:val="0"/>
          <w:divBdr>
            <w:top w:val="none" w:sz="0" w:space="0" w:color="auto"/>
            <w:left w:val="none" w:sz="0" w:space="0" w:color="auto"/>
            <w:bottom w:val="none" w:sz="0" w:space="0" w:color="auto"/>
            <w:right w:val="none" w:sz="0" w:space="0" w:color="auto"/>
          </w:divBdr>
          <w:divsChild>
            <w:div w:id="1677271034">
              <w:marLeft w:val="0"/>
              <w:marRight w:val="0"/>
              <w:marTop w:val="0"/>
              <w:marBottom w:val="0"/>
              <w:divBdr>
                <w:top w:val="none" w:sz="0" w:space="0" w:color="auto"/>
                <w:left w:val="none" w:sz="0" w:space="0" w:color="auto"/>
                <w:bottom w:val="none" w:sz="0" w:space="0" w:color="auto"/>
                <w:right w:val="none" w:sz="0" w:space="0" w:color="auto"/>
              </w:divBdr>
            </w:div>
            <w:div w:id="1367830089">
              <w:marLeft w:val="0"/>
              <w:marRight w:val="0"/>
              <w:marTop w:val="0"/>
              <w:marBottom w:val="0"/>
              <w:divBdr>
                <w:top w:val="none" w:sz="0" w:space="0" w:color="auto"/>
                <w:left w:val="none" w:sz="0" w:space="0" w:color="auto"/>
                <w:bottom w:val="none" w:sz="0" w:space="0" w:color="auto"/>
                <w:right w:val="none" w:sz="0" w:space="0" w:color="auto"/>
              </w:divBdr>
            </w:div>
            <w:div w:id="2091123385">
              <w:marLeft w:val="0"/>
              <w:marRight w:val="0"/>
              <w:marTop w:val="0"/>
              <w:marBottom w:val="0"/>
              <w:divBdr>
                <w:top w:val="none" w:sz="0" w:space="0" w:color="auto"/>
                <w:left w:val="none" w:sz="0" w:space="0" w:color="auto"/>
                <w:bottom w:val="none" w:sz="0" w:space="0" w:color="auto"/>
                <w:right w:val="none" w:sz="0" w:space="0" w:color="auto"/>
              </w:divBdr>
            </w:div>
            <w:div w:id="1791821067">
              <w:marLeft w:val="0"/>
              <w:marRight w:val="0"/>
              <w:marTop w:val="0"/>
              <w:marBottom w:val="0"/>
              <w:divBdr>
                <w:top w:val="none" w:sz="0" w:space="0" w:color="auto"/>
                <w:left w:val="none" w:sz="0" w:space="0" w:color="auto"/>
                <w:bottom w:val="none" w:sz="0" w:space="0" w:color="auto"/>
                <w:right w:val="none" w:sz="0" w:space="0" w:color="auto"/>
              </w:divBdr>
            </w:div>
            <w:div w:id="196236626">
              <w:marLeft w:val="0"/>
              <w:marRight w:val="0"/>
              <w:marTop w:val="0"/>
              <w:marBottom w:val="0"/>
              <w:divBdr>
                <w:top w:val="none" w:sz="0" w:space="0" w:color="auto"/>
                <w:left w:val="none" w:sz="0" w:space="0" w:color="auto"/>
                <w:bottom w:val="none" w:sz="0" w:space="0" w:color="auto"/>
                <w:right w:val="none" w:sz="0" w:space="0" w:color="auto"/>
              </w:divBdr>
            </w:div>
            <w:div w:id="1283730608">
              <w:marLeft w:val="0"/>
              <w:marRight w:val="0"/>
              <w:marTop w:val="0"/>
              <w:marBottom w:val="0"/>
              <w:divBdr>
                <w:top w:val="none" w:sz="0" w:space="0" w:color="auto"/>
                <w:left w:val="none" w:sz="0" w:space="0" w:color="auto"/>
                <w:bottom w:val="none" w:sz="0" w:space="0" w:color="auto"/>
                <w:right w:val="none" w:sz="0" w:space="0" w:color="auto"/>
              </w:divBdr>
            </w:div>
            <w:div w:id="62145638">
              <w:marLeft w:val="0"/>
              <w:marRight w:val="0"/>
              <w:marTop w:val="0"/>
              <w:marBottom w:val="0"/>
              <w:divBdr>
                <w:top w:val="none" w:sz="0" w:space="0" w:color="auto"/>
                <w:left w:val="none" w:sz="0" w:space="0" w:color="auto"/>
                <w:bottom w:val="none" w:sz="0" w:space="0" w:color="auto"/>
                <w:right w:val="none" w:sz="0" w:space="0" w:color="auto"/>
              </w:divBdr>
            </w:div>
            <w:div w:id="163250886">
              <w:marLeft w:val="0"/>
              <w:marRight w:val="0"/>
              <w:marTop w:val="0"/>
              <w:marBottom w:val="0"/>
              <w:divBdr>
                <w:top w:val="none" w:sz="0" w:space="0" w:color="auto"/>
                <w:left w:val="none" w:sz="0" w:space="0" w:color="auto"/>
                <w:bottom w:val="none" w:sz="0" w:space="0" w:color="auto"/>
                <w:right w:val="none" w:sz="0" w:space="0" w:color="auto"/>
              </w:divBdr>
            </w:div>
            <w:div w:id="3827314">
              <w:marLeft w:val="0"/>
              <w:marRight w:val="0"/>
              <w:marTop w:val="0"/>
              <w:marBottom w:val="0"/>
              <w:divBdr>
                <w:top w:val="none" w:sz="0" w:space="0" w:color="auto"/>
                <w:left w:val="none" w:sz="0" w:space="0" w:color="auto"/>
                <w:bottom w:val="none" w:sz="0" w:space="0" w:color="auto"/>
                <w:right w:val="none" w:sz="0" w:space="0" w:color="auto"/>
              </w:divBdr>
            </w:div>
            <w:div w:id="1238172199">
              <w:marLeft w:val="0"/>
              <w:marRight w:val="0"/>
              <w:marTop w:val="0"/>
              <w:marBottom w:val="0"/>
              <w:divBdr>
                <w:top w:val="none" w:sz="0" w:space="0" w:color="auto"/>
                <w:left w:val="none" w:sz="0" w:space="0" w:color="auto"/>
                <w:bottom w:val="none" w:sz="0" w:space="0" w:color="auto"/>
                <w:right w:val="none" w:sz="0" w:space="0" w:color="auto"/>
              </w:divBdr>
            </w:div>
            <w:div w:id="638413384">
              <w:marLeft w:val="0"/>
              <w:marRight w:val="0"/>
              <w:marTop w:val="0"/>
              <w:marBottom w:val="0"/>
              <w:divBdr>
                <w:top w:val="none" w:sz="0" w:space="0" w:color="auto"/>
                <w:left w:val="none" w:sz="0" w:space="0" w:color="auto"/>
                <w:bottom w:val="none" w:sz="0" w:space="0" w:color="auto"/>
                <w:right w:val="none" w:sz="0" w:space="0" w:color="auto"/>
              </w:divBdr>
            </w:div>
            <w:div w:id="9796659">
              <w:marLeft w:val="0"/>
              <w:marRight w:val="0"/>
              <w:marTop w:val="0"/>
              <w:marBottom w:val="0"/>
              <w:divBdr>
                <w:top w:val="none" w:sz="0" w:space="0" w:color="auto"/>
                <w:left w:val="none" w:sz="0" w:space="0" w:color="auto"/>
                <w:bottom w:val="none" w:sz="0" w:space="0" w:color="auto"/>
                <w:right w:val="none" w:sz="0" w:space="0" w:color="auto"/>
              </w:divBdr>
            </w:div>
            <w:div w:id="1806238768">
              <w:marLeft w:val="0"/>
              <w:marRight w:val="0"/>
              <w:marTop w:val="0"/>
              <w:marBottom w:val="0"/>
              <w:divBdr>
                <w:top w:val="none" w:sz="0" w:space="0" w:color="auto"/>
                <w:left w:val="none" w:sz="0" w:space="0" w:color="auto"/>
                <w:bottom w:val="none" w:sz="0" w:space="0" w:color="auto"/>
                <w:right w:val="none" w:sz="0" w:space="0" w:color="auto"/>
              </w:divBdr>
            </w:div>
            <w:div w:id="580330423">
              <w:marLeft w:val="0"/>
              <w:marRight w:val="0"/>
              <w:marTop w:val="0"/>
              <w:marBottom w:val="0"/>
              <w:divBdr>
                <w:top w:val="none" w:sz="0" w:space="0" w:color="auto"/>
                <w:left w:val="none" w:sz="0" w:space="0" w:color="auto"/>
                <w:bottom w:val="none" w:sz="0" w:space="0" w:color="auto"/>
                <w:right w:val="none" w:sz="0" w:space="0" w:color="auto"/>
              </w:divBdr>
            </w:div>
            <w:div w:id="894437738">
              <w:marLeft w:val="0"/>
              <w:marRight w:val="0"/>
              <w:marTop w:val="0"/>
              <w:marBottom w:val="0"/>
              <w:divBdr>
                <w:top w:val="none" w:sz="0" w:space="0" w:color="auto"/>
                <w:left w:val="none" w:sz="0" w:space="0" w:color="auto"/>
                <w:bottom w:val="none" w:sz="0" w:space="0" w:color="auto"/>
                <w:right w:val="none" w:sz="0" w:space="0" w:color="auto"/>
              </w:divBdr>
            </w:div>
            <w:div w:id="819808771">
              <w:marLeft w:val="0"/>
              <w:marRight w:val="0"/>
              <w:marTop w:val="0"/>
              <w:marBottom w:val="0"/>
              <w:divBdr>
                <w:top w:val="none" w:sz="0" w:space="0" w:color="auto"/>
                <w:left w:val="none" w:sz="0" w:space="0" w:color="auto"/>
                <w:bottom w:val="none" w:sz="0" w:space="0" w:color="auto"/>
                <w:right w:val="none" w:sz="0" w:space="0" w:color="auto"/>
              </w:divBdr>
            </w:div>
            <w:div w:id="2139756072">
              <w:marLeft w:val="0"/>
              <w:marRight w:val="0"/>
              <w:marTop w:val="0"/>
              <w:marBottom w:val="0"/>
              <w:divBdr>
                <w:top w:val="none" w:sz="0" w:space="0" w:color="auto"/>
                <w:left w:val="none" w:sz="0" w:space="0" w:color="auto"/>
                <w:bottom w:val="none" w:sz="0" w:space="0" w:color="auto"/>
                <w:right w:val="none" w:sz="0" w:space="0" w:color="auto"/>
              </w:divBdr>
            </w:div>
            <w:div w:id="460611364">
              <w:marLeft w:val="0"/>
              <w:marRight w:val="0"/>
              <w:marTop w:val="0"/>
              <w:marBottom w:val="0"/>
              <w:divBdr>
                <w:top w:val="none" w:sz="0" w:space="0" w:color="auto"/>
                <w:left w:val="none" w:sz="0" w:space="0" w:color="auto"/>
                <w:bottom w:val="none" w:sz="0" w:space="0" w:color="auto"/>
                <w:right w:val="none" w:sz="0" w:space="0" w:color="auto"/>
              </w:divBdr>
            </w:div>
            <w:div w:id="244849539">
              <w:marLeft w:val="0"/>
              <w:marRight w:val="0"/>
              <w:marTop w:val="0"/>
              <w:marBottom w:val="0"/>
              <w:divBdr>
                <w:top w:val="none" w:sz="0" w:space="0" w:color="auto"/>
                <w:left w:val="none" w:sz="0" w:space="0" w:color="auto"/>
                <w:bottom w:val="none" w:sz="0" w:space="0" w:color="auto"/>
                <w:right w:val="none" w:sz="0" w:space="0" w:color="auto"/>
              </w:divBdr>
            </w:div>
            <w:div w:id="183128459">
              <w:marLeft w:val="0"/>
              <w:marRight w:val="0"/>
              <w:marTop w:val="0"/>
              <w:marBottom w:val="0"/>
              <w:divBdr>
                <w:top w:val="none" w:sz="0" w:space="0" w:color="auto"/>
                <w:left w:val="none" w:sz="0" w:space="0" w:color="auto"/>
                <w:bottom w:val="none" w:sz="0" w:space="0" w:color="auto"/>
                <w:right w:val="none" w:sz="0" w:space="0" w:color="auto"/>
              </w:divBdr>
            </w:div>
            <w:div w:id="1546986753">
              <w:marLeft w:val="0"/>
              <w:marRight w:val="0"/>
              <w:marTop w:val="0"/>
              <w:marBottom w:val="0"/>
              <w:divBdr>
                <w:top w:val="none" w:sz="0" w:space="0" w:color="auto"/>
                <w:left w:val="none" w:sz="0" w:space="0" w:color="auto"/>
                <w:bottom w:val="none" w:sz="0" w:space="0" w:color="auto"/>
                <w:right w:val="none" w:sz="0" w:space="0" w:color="auto"/>
              </w:divBdr>
            </w:div>
            <w:div w:id="854420400">
              <w:marLeft w:val="0"/>
              <w:marRight w:val="0"/>
              <w:marTop w:val="0"/>
              <w:marBottom w:val="0"/>
              <w:divBdr>
                <w:top w:val="none" w:sz="0" w:space="0" w:color="auto"/>
                <w:left w:val="none" w:sz="0" w:space="0" w:color="auto"/>
                <w:bottom w:val="none" w:sz="0" w:space="0" w:color="auto"/>
                <w:right w:val="none" w:sz="0" w:space="0" w:color="auto"/>
              </w:divBdr>
            </w:div>
            <w:div w:id="1479804645">
              <w:marLeft w:val="0"/>
              <w:marRight w:val="0"/>
              <w:marTop w:val="0"/>
              <w:marBottom w:val="0"/>
              <w:divBdr>
                <w:top w:val="none" w:sz="0" w:space="0" w:color="auto"/>
                <w:left w:val="none" w:sz="0" w:space="0" w:color="auto"/>
                <w:bottom w:val="none" w:sz="0" w:space="0" w:color="auto"/>
                <w:right w:val="none" w:sz="0" w:space="0" w:color="auto"/>
              </w:divBdr>
            </w:div>
            <w:div w:id="2137527909">
              <w:marLeft w:val="0"/>
              <w:marRight w:val="0"/>
              <w:marTop w:val="0"/>
              <w:marBottom w:val="0"/>
              <w:divBdr>
                <w:top w:val="none" w:sz="0" w:space="0" w:color="auto"/>
                <w:left w:val="none" w:sz="0" w:space="0" w:color="auto"/>
                <w:bottom w:val="none" w:sz="0" w:space="0" w:color="auto"/>
                <w:right w:val="none" w:sz="0" w:space="0" w:color="auto"/>
              </w:divBdr>
            </w:div>
            <w:div w:id="1054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266">
      <w:bodyDiv w:val="1"/>
      <w:marLeft w:val="0"/>
      <w:marRight w:val="0"/>
      <w:marTop w:val="0"/>
      <w:marBottom w:val="0"/>
      <w:divBdr>
        <w:top w:val="none" w:sz="0" w:space="0" w:color="auto"/>
        <w:left w:val="none" w:sz="0" w:space="0" w:color="auto"/>
        <w:bottom w:val="none" w:sz="0" w:space="0" w:color="auto"/>
        <w:right w:val="none" w:sz="0" w:space="0" w:color="auto"/>
      </w:divBdr>
      <w:divsChild>
        <w:div w:id="639070348">
          <w:marLeft w:val="0"/>
          <w:marRight w:val="0"/>
          <w:marTop w:val="0"/>
          <w:marBottom w:val="0"/>
          <w:divBdr>
            <w:top w:val="none" w:sz="0" w:space="0" w:color="auto"/>
            <w:left w:val="none" w:sz="0" w:space="0" w:color="auto"/>
            <w:bottom w:val="none" w:sz="0" w:space="0" w:color="auto"/>
            <w:right w:val="none" w:sz="0" w:space="0" w:color="auto"/>
          </w:divBdr>
          <w:divsChild>
            <w:div w:id="1044985688">
              <w:marLeft w:val="0"/>
              <w:marRight w:val="0"/>
              <w:marTop w:val="0"/>
              <w:marBottom w:val="0"/>
              <w:divBdr>
                <w:top w:val="none" w:sz="0" w:space="0" w:color="auto"/>
                <w:left w:val="none" w:sz="0" w:space="0" w:color="auto"/>
                <w:bottom w:val="none" w:sz="0" w:space="0" w:color="auto"/>
                <w:right w:val="none" w:sz="0" w:space="0" w:color="auto"/>
              </w:divBdr>
            </w:div>
            <w:div w:id="1054737605">
              <w:marLeft w:val="0"/>
              <w:marRight w:val="0"/>
              <w:marTop w:val="0"/>
              <w:marBottom w:val="0"/>
              <w:divBdr>
                <w:top w:val="none" w:sz="0" w:space="0" w:color="auto"/>
                <w:left w:val="none" w:sz="0" w:space="0" w:color="auto"/>
                <w:bottom w:val="none" w:sz="0" w:space="0" w:color="auto"/>
                <w:right w:val="none" w:sz="0" w:space="0" w:color="auto"/>
              </w:divBdr>
            </w:div>
            <w:div w:id="2099129670">
              <w:marLeft w:val="0"/>
              <w:marRight w:val="0"/>
              <w:marTop w:val="0"/>
              <w:marBottom w:val="0"/>
              <w:divBdr>
                <w:top w:val="none" w:sz="0" w:space="0" w:color="auto"/>
                <w:left w:val="none" w:sz="0" w:space="0" w:color="auto"/>
                <w:bottom w:val="none" w:sz="0" w:space="0" w:color="auto"/>
                <w:right w:val="none" w:sz="0" w:space="0" w:color="auto"/>
              </w:divBdr>
            </w:div>
            <w:div w:id="1853299114">
              <w:marLeft w:val="0"/>
              <w:marRight w:val="0"/>
              <w:marTop w:val="0"/>
              <w:marBottom w:val="0"/>
              <w:divBdr>
                <w:top w:val="none" w:sz="0" w:space="0" w:color="auto"/>
                <w:left w:val="none" w:sz="0" w:space="0" w:color="auto"/>
                <w:bottom w:val="none" w:sz="0" w:space="0" w:color="auto"/>
                <w:right w:val="none" w:sz="0" w:space="0" w:color="auto"/>
              </w:divBdr>
            </w:div>
            <w:div w:id="713965554">
              <w:marLeft w:val="0"/>
              <w:marRight w:val="0"/>
              <w:marTop w:val="0"/>
              <w:marBottom w:val="0"/>
              <w:divBdr>
                <w:top w:val="none" w:sz="0" w:space="0" w:color="auto"/>
                <w:left w:val="none" w:sz="0" w:space="0" w:color="auto"/>
                <w:bottom w:val="none" w:sz="0" w:space="0" w:color="auto"/>
                <w:right w:val="none" w:sz="0" w:space="0" w:color="auto"/>
              </w:divBdr>
            </w:div>
            <w:div w:id="925923571">
              <w:marLeft w:val="0"/>
              <w:marRight w:val="0"/>
              <w:marTop w:val="0"/>
              <w:marBottom w:val="0"/>
              <w:divBdr>
                <w:top w:val="none" w:sz="0" w:space="0" w:color="auto"/>
                <w:left w:val="none" w:sz="0" w:space="0" w:color="auto"/>
                <w:bottom w:val="none" w:sz="0" w:space="0" w:color="auto"/>
                <w:right w:val="none" w:sz="0" w:space="0" w:color="auto"/>
              </w:divBdr>
            </w:div>
            <w:div w:id="594098880">
              <w:marLeft w:val="0"/>
              <w:marRight w:val="0"/>
              <w:marTop w:val="0"/>
              <w:marBottom w:val="0"/>
              <w:divBdr>
                <w:top w:val="none" w:sz="0" w:space="0" w:color="auto"/>
                <w:left w:val="none" w:sz="0" w:space="0" w:color="auto"/>
                <w:bottom w:val="none" w:sz="0" w:space="0" w:color="auto"/>
                <w:right w:val="none" w:sz="0" w:space="0" w:color="auto"/>
              </w:divBdr>
            </w:div>
            <w:div w:id="1754740850">
              <w:marLeft w:val="0"/>
              <w:marRight w:val="0"/>
              <w:marTop w:val="0"/>
              <w:marBottom w:val="0"/>
              <w:divBdr>
                <w:top w:val="none" w:sz="0" w:space="0" w:color="auto"/>
                <w:left w:val="none" w:sz="0" w:space="0" w:color="auto"/>
                <w:bottom w:val="none" w:sz="0" w:space="0" w:color="auto"/>
                <w:right w:val="none" w:sz="0" w:space="0" w:color="auto"/>
              </w:divBdr>
            </w:div>
            <w:div w:id="2048676822">
              <w:marLeft w:val="0"/>
              <w:marRight w:val="0"/>
              <w:marTop w:val="0"/>
              <w:marBottom w:val="0"/>
              <w:divBdr>
                <w:top w:val="none" w:sz="0" w:space="0" w:color="auto"/>
                <w:left w:val="none" w:sz="0" w:space="0" w:color="auto"/>
                <w:bottom w:val="none" w:sz="0" w:space="0" w:color="auto"/>
                <w:right w:val="none" w:sz="0" w:space="0" w:color="auto"/>
              </w:divBdr>
            </w:div>
            <w:div w:id="1826317374">
              <w:marLeft w:val="0"/>
              <w:marRight w:val="0"/>
              <w:marTop w:val="0"/>
              <w:marBottom w:val="0"/>
              <w:divBdr>
                <w:top w:val="none" w:sz="0" w:space="0" w:color="auto"/>
                <w:left w:val="none" w:sz="0" w:space="0" w:color="auto"/>
                <w:bottom w:val="none" w:sz="0" w:space="0" w:color="auto"/>
                <w:right w:val="none" w:sz="0" w:space="0" w:color="auto"/>
              </w:divBdr>
            </w:div>
            <w:div w:id="929855179">
              <w:marLeft w:val="0"/>
              <w:marRight w:val="0"/>
              <w:marTop w:val="0"/>
              <w:marBottom w:val="0"/>
              <w:divBdr>
                <w:top w:val="none" w:sz="0" w:space="0" w:color="auto"/>
                <w:left w:val="none" w:sz="0" w:space="0" w:color="auto"/>
                <w:bottom w:val="none" w:sz="0" w:space="0" w:color="auto"/>
                <w:right w:val="none" w:sz="0" w:space="0" w:color="auto"/>
              </w:divBdr>
            </w:div>
            <w:div w:id="128480714">
              <w:marLeft w:val="0"/>
              <w:marRight w:val="0"/>
              <w:marTop w:val="0"/>
              <w:marBottom w:val="0"/>
              <w:divBdr>
                <w:top w:val="none" w:sz="0" w:space="0" w:color="auto"/>
                <w:left w:val="none" w:sz="0" w:space="0" w:color="auto"/>
                <w:bottom w:val="none" w:sz="0" w:space="0" w:color="auto"/>
                <w:right w:val="none" w:sz="0" w:space="0" w:color="auto"/>
              </w:divBdr>
            </w:div>
            <w:div w:id="1968924005">
              <w:marLeft w:val="0"/>
              <w:marRight w:val="0"/>
              <w:marTop w:val="0"/>
              <w:marBottom w:val="0"/>
              <w:divBdr>
                <w:top w:val="none" w:sz="0" w:space="0" w:color="auto"/>
                <w:left w:val="none" w:sz="0" w:space="0" w:color="auto"/>
                <w:bottom w:val="none" w:sz="0" w:space="0" w:color="auto"/>
                <w:right w:val="none" w:sz="0" w:space="0" w:color="auto"/>
              </w:divBdr>
            </w:div>
            <w:div w:id="154031559">
              <w:marLeft w:val="0"/>
              <w:marRight w:val="0"/>
              <w:marTop w:val="0"/>
              <w:marBottom w:val="0"/>
              <w:divBdr>
                <w:top w:val="none" w:sz="0" w:space="0" w:color="auto"/>
                <w:left w:val="none" w:sz="0" w:space="0" w:color="auto"/>
                <w:bottom w:val="none" w:sz="0" w:space="0" w:color="auto"/>
                <w:right w:val="none" w:sz="0" w:space="0" w:color="auto"/>
              </w:divBdr>
            </w:div>
            <w:div w:id="1514493099">
              <w:marLeft w:val="0"/>
              <w:marRight w:val="0"/>
              <w:marTop w:val="0"/>
              <w:marBottom w:val="0"/>
              <w:divBdr>
                <w:top w:val="none" w:sz="0" w:space="0" w:color="auto"/>
                <w:left w:val="none" w:sz="0" w:space="0" w:color="auto"/>
                <w:bottom w:val="none" w:sz="0" w:space="0" w:color="auto"/>
                <w:right w:val="none" w:sz="0" w:space="0" w:color="auto"/>
              </w:divBdr>
            </w:div>
            <w:div w:id="876281876">
              <w:marLeft w:val="0"/>
              <w:marRight w:val="0"/>
              <w:marTop w:val="0"/>
              <w:marBottom w:val="0"/>
              <w:divBdr>
                <w:top w:val="none" w:sz="0" w:space="0" w:color="auto"/>
                <w:left w:val="none" w:sz="0" w:space="0" w:color="auto"/>
                <w:bottom w:val="none" w:sz="0" w:space="0" w:color="auto"/>
                <w:right w:val="none" w:sz="0" w:space="0" w:color="auto"/>
              </w:divBdr>
            </w:div>
            <w:div w:id="283466120">
              <w:marLeft w:val="0"/>
              <w:marRight w:val="0"/>
              <w:marTop w:val="0"/>
              <w:marBottom w:val="0"/>
              <w:divBdr>
                <w:top w:val="none" w:sz="0" w:space="0" w:color="auto"/>
                <w:left w:val="none" w:sz="0" w:space="0" w:color="auto"/>
                <w:bottom w:val="none" w:sz="0" w:space="0" w:color="auto"/>
                <w:right w:val="none" w:sz="0" w:space="0" w:color="auto"/>
              </w:divBdr>
            </w:div>
            <w:div w:id="1782214957">
              <w:marLeft w:val="0"/>
              <w:marRight w:val="0"/>
              <w:marTop w:val="0"/>
              <w:marBottom w:val="0"/>
              <w:divBdr>
                <w:top w:val="none" w:sz="0" w:space="0" w:color="auto"/>
                <w:left w:val="none" w:sz="0" w:space="0" w:color="auto"/>
                <w:bottom w:val="none" w:sz="0" w:space="0" w:color="auto"/>
                <w:right w:val="none" w:sz="0" w:space="0" w:color="auto"/>
              </w:divBdr>
            </w:div>
            <w:div w:id="2019117948">
              <w:marLeft w:val="0"/>
              <w:marRight w:val="0"/>
              <w:marTop w:val="0"/>
              <w:marBottom w:val="0"/>
              <w:divBdr>
                <w:top w:val="none" w:sz="0" w:space="0" w:color="auto"/>
                <w:left w:val="none" w:sz="0" w:space="0" w:color="auto"/>
                <w:bottom w:val="none" w:sz="0" w:space="0" w:color="auto"/>
                <w:right w:val="none" w:sz="0" w:space="0" w:color="auto"/>
              </w:divBdr>
            </w:div>
            <w:div w:id="2067216626">
              <w:marLeft w:val="0"/>
              <w:marRight w:val="0"/>
              <w:marTop w:val="0"/>
              <w:marBottom w:val="0"/>
              <w:divBdr>
                <w:top w:val="none" w:sz="0" w:space="0" w:color="auto"/>
                <w:left w:val="none" w:sz="0" w:space="0" w:color="auto"/>
                <w:bottom w:val="none" w:sz="0" w:space="0" w:color="auto"/>
                <w:right w:val="none" w:sz="0" w:space="0" w:color="auto"/>
              </w:divBdr>
            </w:div>
            <w:div w:id="1163274578">
              <w:marLeft w:val="0"/>
              <w:marRight w:val="0"/>
              <w:marTop w:val="0"/>
              <w:marBottom w:val="0"/>
              <w:divBdr>
                <w:top w:val="none" w:sz="0" w:space="0" w:color="auto"/>
                <w:left w:val="none" w:sz="0" w:space="0" w:color="auto"/>
                <w:bottom w:val="none" w:sz="0" w:space="0" w:color="auto"/>
                <w:right w:val="none" w:sz="0" w:space="0" w:color="auto"/>
              </w:divBdr>
            </w:div>
            <w:div w:id="1242064517">
              <w:marLeft w:val="0"/>
              <w:marRight w:val="0"/>
              <w:marTop w:val="0"/>
              <w:marBottom w:val="0"/>
              <w:divBdr>
                <w:top w:val="none" w:sz="0" w:space="0" w:color="auto"/>
                <w:left w:val="none" w:sz="0" w:space="0" w:color="auto"/>
                <w:bottom w:val="none" w:sz="0" w:space="0" w:color="auto"/>
                <w:right w:val="none" w:sz="0" w:space="0" w:color="auto"/>
              </w:divBdr>
            </w:div>
            <w:div w:id="285359584">
              <w:marLeft w:val="0"/>
              <w:marRight w:val="0"/>
              <w:marTop w:val="0"/>
              <w:marBottom w:val="0"/>
              <w:divBdr>
                <w:top w:val="none" w:sz="0" w:space="0" w:color="auto"/>
                <w:left w:val="none" w:sz="0" w:space="0" w:color="auto"/>
                <w:bottom w:val="none" w:sz="0" w:space="0" w:color="auto"/>
                <w:right w:val="none" w:sz="0" w:space="0" w:color="auto"/>
              </w:divBdr>
            </w:div>
            <w:div w:id="1229992857">
              <w:marLeft w:val="0"/>
              <w:marRight w:val="0"/>
              <w:marTop w:val="0"/>
              <w:marBottom w:val="0"/>
              <w:divBdr>
                <w:top w:val="none" w:sz="0" w:space="0" w:color="auto"/>
                <w:left w:val="none" w:sz="0" w:space="0" w:color="auto"/>
                <w:bottom w:val="none" w:sz="0" w:space="0" w:color="auto"/>
                <w:right w:val="none" w:sz="0" w:space="0" w:color="auto"/>
              </w:divBdr>
            </w:div>
            <w:div w:id="452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7580">
      <w:bodyDiv w:val="1"/>
      <w:marLeft w:val="0"/>
      <w:marRight w:val="0"/>
      <w:marTop w:val="0"/>
      <w:marBottom w:val="0"/>
      <w:divBdr>
        <w:top w:val="none" w:sz="0" w:space="0" w:color="auto"/>
        <w:left w:val="none" w:sz="0" w:space="0" w:color="auto"/>
        <w:bottom w:val="none" w:sz="0" w:space="0" w:color="auto"/>
        <w:right w:val="none" w:sz="0" w:space="0" w:color="auto"/>
      </w:divBdr>
      <w:divsChild>
        <w:div w:id="1220746094">
          <w:marLeft w:val="0"/>
          <w:marRight w:val="0"/>
          <w:marTop w:val="0"/>
          <w:marBottom w:val="0"/>
          <w:divBdr>
            <w:top w:val="none" w:sz="0" w:space="0" w:color="auto"/>
            <w:left w:val="none" w:sz="0" w:space="0" w:color="auto"/>
            <w:bottom w:val="none" w:sz="0" w:space="0" w:color="auto"/>
            <w:right w:val="none" w:sz="0" w:space="0" w:color="auto"/>
          </w:divBdr>
          <w:divsChild>
            <w:div w:id="700593223">
              <w:marLeft w:val="0"/>
              <w:marRight w:val="0"/>
              <w:marTop w:val="0"/>
              <w:marBottom w:val="0"/>
              <w:divBdr>
                <w:top w:val="none" w:sz="0" w:space="0" w:color="auto"/>
                <w:left w:val="none" w:sz="0" w:space="0" w:color="auto"/>
                <w:bottom w:val="none" w:sz="0" w:space="0" w:color="auto"/>
                <w:right w:val="none" w:sz="0" w:space="0" w:color="auto"/>
              </w:divBdr>
            </w:div>
            <w:div w:id="751776236">
              <w:marLeft w:val="0"/>
              <w:marRight w:val="0"/>
              <w:marTop w:val="0"/>
              <w:marBottom w:val="0"/>
              <w:divBdr>
                <w:top w:val="none" w:sz="0" w:space="0" w:color="auto"/>
                <w:left w:val="none" w:sz="0" w:space="0" w:color="auto"/>
                <w:bottom w:val="none" w:sz="0" w:space="0" w:color="auto"/>
                <w:right w:val="none" w:sz="0" w:space="0" w:color="auto"/>
              </w:divBdr>
            </w:div>
            <w:div w:id="13308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36148">
      <w:bodyDiv w:val="1"/>
      <w:marLeft w:val="0"/>
      <w:marRight w:val="0"/>
      <w:marTop w:val="0"/>
      <w:marBottom w:val="0"/>
      <w:divBdr>
        <w:top w:val="none" w:sz="0" w:space="0" w:color="auto"/>
        <w:left w:val="none" w:sz="0" w:space="0" w:color="auto"/>
        <w:bottom w:val="none" w:sz="0" w:space="0" w:color="auto"/>
        <w:right w:val="none" w:sz="0" w:space="0" w:color="auto"/>
      </w:divBdr>
    </w:div>
    <w:div w:id="1377319842">
      <w:bodyDiv w:val="1"/>
      <w:marLeft w:val="0"/>
      <w:marRight w:val="0"/>
      <w:marTop w:val="0"/>
      <w:marBottom w:val="0"/>
      <w:divBdr>
        <w:top w:val="none" w:sz="0" w:space="0" w:color="auto"/>
        <w:left w:val="none" w:sz="0" w:space="0" w:color="auto"/>
        <w:bottom w:val="none" w:sz="0" w:space="0" w:color="auto"/>
        <w:right w:val="none" w:sz="0" w:space="0" w:color="auto"/>
      </w:divBdr>
      <w:divsChild>
        <w:div w:id="1369572271">
          <w:marLeft w:val="0"/>
          <w:marRight w:val="0"/>
          <w:marTop w:val="0"/>
          <w:marBottom w:val="0"/>
          <w:divBdr>
            <w:top w:val="none" w:sz="0" w:space="0" w:color="auto"/>
            <w:left w:val="none" w:sz="0" w:space="0" w:color="auto"/>
            <w:bottom w:val="none" w:sz="0" w:space="0" w:color="auto"/>
            <w:right w:val="none" w:sz="0" w:space="0" w:color="auto"/>
          </w:divBdr>
        </w:div>
      </w:divsChild>
    </w:div>
    <w:div w:id="1422724718">
      <w:bodyDiv w:val="1"/>
      <w:marLeft w:val="0"/>
      <w:marRight w:val="0"/>
      <w:marTop w:val="0"/>
      <w:marBottom w:val="0"/>
      <w:divBdr>
        <w:top w:val="none" w:sz="0" w:space="0" w:color="auto"/>
        <w:left w:val="none" w:sz="0" w:space="0" w:color="auto"/>
        <w:bottom w:val="none" w:sz="0" w:space="0" w:color="auto"/>
        <w:right w:val="none" w:sz="0" w:space="0" w:color="auto"/>
      </w:divBdr>
    </w:div>
    <w:div w:id="1538348870">
      <w:bodyDiv w:val="1"/>
      <w:marLeft w:val="0"/>
      <w:marRight w:val="0"/>
      <w:marTop w:val="0"/>
      <w:marBottom w:val="0"/>
      <w:divBdr>
        <w:top w:val="none" w:sz="0" w:space="0" w:color="auto"/>
        <w:left w:val="none" w:sz="0" w:space="0" w:color="auto"/>
        <w:bottom w:val="none" w:sz="0" w:space="0" w:color="auto"/>
        <w:right w:val="none" w:sz="0" w:space="0" w:color="auto"/>
      </w:divBdr>
      <w:divsChild>
        <w:div w:id="2111386586">
          <w:marLeft w:val="0"/>
          <w:marRight w:val="0"/>
          <w:marTop w:val="0"/>
          <w:marBottom w:val="0"/>
          <w:divBdr>
            <w:top w:val="none" w:sz="0" w:space="0" w:color="auto"/>
            <w:left w:val="none" w:sz="0" w:space="0" w:color="auto"/>
            <w:bottom w:val="none" w:sz="0" w:space="0" w:color="auto"/>
            <w:right w:val="none" w:sz="0" w:space="0" w:color="auto"/>
          </w:divBdr>
          <w:divsChild>
            <w:div w:id="1667975570">
              <w:marLeft w:val="0"/>
              <w:marRight w:val="0"/>
              <w:marTop w:val="0"/>
              <w:marBottom w:val="0"/>
              <w:divBdr>
                <w:top w:val="none" w:sz="0" w:space="0" w:color="auto"/>
                <w:left w:val="none" w:sz="0" w:space="0" w:color="auto"/>
                <w:bottom w:val="none" w:sz="0" w:space="0" w:color="auto"/>
                <w:right w:val="none" w:sz="0" w:space="0" w:color="auto"/>
              </w:divBdr>
            </w:div>
            <w:div w:id="4210270">
              <w:marLeft w:val="0"/>
              <w:marRight w:val="0"/>
              <w:marTop w:val="0"/>
              <w:marBottom w:val="0"/>
              <w:divBdr>
                <w:top w:val="none" w:sz="0" w:space="0" w:color="auto"/>
                <w:left w:val="none" w:sz="0" w:space="0" w:color="auto"/>
                <w:bottom w:val="none" w:sz="0" w:space="0" w:color="auto"/>
                <w:right w:val="none" w:sz="0" w:space="0" w:color="auto"/>
              </w:divBdr>
            </w:div>
            <w:div w:id="1108813074">
              <w:marLeft w:val="0"/>
              <w:marRight w:val="0"/>
              <w:marTop w:val="0"/>
              <w:marBottom w:val="0"/>
              <w:divBdr>
                <w:top w:val="none" w:sz="0" w:space="0" w:color="auto"/>
                <w:left w:val="none" w:sz="0" w:space="0" w:color="auto"/>
                <w:bottom w:val="none" w:sz="0" w:space="0" w:color="auto"/>
                <w:right w:val="none" w:sz="0" w:space="0" w:color="auto"/>
              </w:divBdr>
            </w:div>
            <w:div w:id="1136606825">
              <w:marLeft w:val="0"/>
              <w:marRight w:val="0"/>
              <w:marTop w:val="0"/>
              <w:marBottom w:val="0"/>
              <w:divBdr>
                <w:top w:val="none" w:sz="0" w:space="0" w:color="auto"/>
                <w:left w:val="none" w:sz="0" w:space="0" w:color="auto"/>
                <w:bottom w:val="none" w:sz="0" w:space="0" w:color="auto"/>
                <w:right w:val="none" w:sz="0" w:space="0" w:color="auto"/>
              </w:divBdr>
            </w:div>
            <w:div w:id="1499614150">
              <w:marLeft w:val="0"/>
              <w:marRight w:val="0"/>
              <w:marTop w:val="0"/>
              <w:marBottom w:val="0"/>
              <w:divBdr>
                <w:top w:val="none" w:sz="0" w:space="0" w:color="auto"/>
                <w:left w:val="none" w:sz="0" w:space="0" w:color="auto"/>
                <w:bottom w:val="none" w:sz="0" w:space="0" w:color="auto"/>
                <w:right w:val="none" w:sz="0" w:space="0" w:color="auto"/>
              </w:divBdr>
            </w:div>
            <w:div w:id="469832694">
              <w:marLeft w:val="0"/>
              <w:marRight w:val="0"/>
              <w:marTop w:val="0"/>
              <w:marBottom w:val="0"/>
              <w:divBdr>
                <w:top w:val="none" w:sz="0" w:space="0" w:color="auto"/>
                <w:left w:val="none" w:sz="0" w:space="0" w:color="auto"/>
                <w:bottom w:val="none" w:sz="0" w:space="0" w:color="auto"/>
                <w:right w:val="none" w:sz="0" w:space="0" w:color="auto"/>
              </w:divBdr>
            </w:div>
            <w:div w:id="1499150848">
              <w:marLeft w:val="0"/>
              <w:marRight w:val="0"/>
              <w:marTop w:val="0"/>
              <w:marBottom w:val="0"/>
              <w:divBdr>
                <w:top w:val="none" w:sz="0" w:space="0" w:color="auto"/>
                <w:left w:val="none" w:sz="0" w:space="0" w:color="auto"/>
                <w:bottom w:val="none" w:sz="0" w:space="0" w:color="auto"/>
                <w:right w:val="none" w:sz="0" w:space="0" w:color="auto"/>
              </w:divBdr>
            </w:div>
            <w:div w:id="423035150">
              <w:marLeft w:val="0"/>
              <w:marRight w:val="0"/>
              <w:marTop w:val="0"/>
              <w:marBottom w:val="0"/>
              <w:divBdr>
                <w:top w:val="none" w:sz="0" w:space="0" w:color="auto"/>
                <w:left w:val="none" w:sz="0" w:space="0" w:color="auto"/>
                <w:bottom w:val="none" w:sz="0" w:space="0" w:color="auto"/>
                <w:right w:val="none" w:sz="0" w:space="0" w:color="auto"/>
              </w:divBdr>
            </w:div>
            <w:div w:id="278610853">
              <w:marLeft w:val="0"/>
              <w:marRight w:val="0"/>
              <w:marTop w:val="0"/>
              <w:marBottom w:val="0"/>
              <w:divBdr>
                <w:top w:val="none" w:sz="0" w:space="0" w:color="auto"/>
                <w:left w:val="none" w:sz="0" w:space="0" w:color="auto"/>
                <w:bottom w:val="none" w:sz="0" w:space="0" w:color="auto"/>
                <w:right w:val="none" w:sz="0" w:space="0" w:color="auto"/>
              </w:divBdr>
            </w:div>
            <w:div w:id="970133757">
              <w:marLeft w:val="0"/>
              <w:marRight w:val="0"/>
              <w:marTop w:val="0"/>
              <w:marBottom w:val="0"/>
              <w:divBdr>
                <w:top w:val="none" w:sz="0" w:space="0" w:color="auto"/>
                <w:left w:val="none" w:sz="0" w:space="0" w:color="auto"/>
                <w:bottom w:val="none" w:sz="0" w:space="0" w:color="auto"/>
                <w:right w:val="none" w:sz="0" w:space="0" w:color="auto"/>
              </w:divBdr>
            </w:div>
            <w:div w:id="1269848670">
              <w:marLeft w:val="0"/>
              <w:marRight w:val="0"/>
              <w:marTop w:val="0"/>
              <w:marBottom w:val="0"/>
              <w:divBdr>
                <w:top w:val="none" w:sz="0" w:space="0" w:color="auto"/>
                <w:left w:val="none" w:sz="0" w:space="0" w:color="auto"/>
                <w:bottom w:val="none" w:sz="0" w:space="0" w:color="auto"/>
                <w:right w:val="none" w:sz="0" w:space="0" w:color="auto"/>
              </w:divBdr>
            </w:div>
            <w:div w:id="2094738124">
              <w:marLeft w:val="0"/>
              <w:marRight w:val="0"/>
              <w:marTop w:val="0"/>
              <w:marBottom w:val="0"/>
              <w:divBdr>
                <w:top w:val="none" w:sz="0" w:space="0" w:color="auto"/>
                <w:left w:val="none" w:sz="0" w:space="0" w:color="auto"/>
                <w:bottom w:val="none" w:sz="0" w:space="0" w:color="auto"/>
                <w:right w:val="none" w:sz="0" w:space="0" w:color="auto"/>
              </w:divBdr>
            </w:div>
            <w:div w:id="1715419307">
              <w:marLeft w:val="0"/>
              <w:marRight w:val="0"/>
              <w:marTop w:val="0"/>
              <w:marBottom w:val="0"/>
              <w:divBdr>
                <w:top w:val="none" w:sz="0" w:space="0" w:color="auto"/>
                <w:left w:val="none" w:sz="0" w:space="0" w:color="auto"/>
                <w:bottom w:val="none" w:sz="0" w:space="0" w:color="auto"/>
                <w:right w:val="none" w:sz="0" w:space="0" w:color="auto"/>
              </w:divBdr>
            </w:div>
            <w:div w:id="2116168313">
              <w:marLeft w:val="0"/>
              <w:marRight w:val="0"/>
              <w:marTop w:val="0"/>
              <w:marBottom w:val="0"/>
              <w:divBdr>
                <w:top w:val="none" w:sz="0" w:space="0" w:color="auto"/>
                <w:left w:val="none" w:sz="0" w:space="0" w:color="auto"/>
                <w:bottom w:val="none" w:sz="0" w:space="0" w:color="auto"/>
                <w:right w:val="none" w:sz="0" w:space="0" w:color="auto"/>
              </w:divBdr>
            </w:div>
            <w:div w:id="2044480441">
              <w:marLeft w:val="0"/>
              <w:marRight w:val="0"/>
              <w:marTop w:val="0"/>
              <w:marBottom w:val="0"/>
              <w:divBdr>
                <w:top w:val="none" w:sz="0" w:space="0" w:color="auto"/>
                <w:left w:val="none" w:sz="0" w:space="0" w:color="auto"/>
                <w:bottom w:val="none" w:sz="0" w:space="0" w:color="auto"/>
                <w:right w:val="none" w:sz="0" w:space="0" w:color="auto"/>
              </w:divBdr>
            </w:div>
            <w:div w:id="597565352">
              <w:marLeft w:val="0"/>
              <w:marRight w:val="0"/>
              <w:marTop w:val="0"/>
              <w:marBottom w:val="0"/>
              <w:divBdr>
                <w:top w:val="none" w:sz="0" w:space="0" w:color="auto"/>
                <w:left w:val="none" w:sz="0" w:space="0" w:color="auto"/>
                <w:bottom w:val="none" w:sz="0" w:space="0" w:color="auto"/>
                <w:right w:val="none" w:sz="0" w:space="0" w:color="auto"/>
              </w:divBdr>
            </w:div>
            <w:div w:id="311716006">
              <w:marLeft w:val="0"/>
              <w:marRight w:val="0"/>
              <w:marTop w:val="0"/>
              <w:marBottom w:val="0"/>
              <w:divBdr>
                <w:top w:val="none" w:sz="0" w:space="0" w:color="auto"/>
                <w:left w:val="none" w:sz="0" w:space="0" w:color="auto"/>
                <w:bottom w:val="none" w:sz="0" w:space="0" w:color="auto"/>
                <w:right w:val="none" w:sz="0" w:space="0" w:color="auto"/>
              </w:divBdr>
            </w:div>
            <w:div w:id="1577596201">
              <w:marLeft w:val="0"/>
              <w:marRight w:val="0"/>
              <w:marTop w:val="0"/>
              <w:marBottom w:val="0"/>
              <w:divBdr>
                <w:top w:val="none" w:sz="0" w:space="0" w:color="auto"/>
                <w:left w:val="none" w:sz="0" w:space="0" w:color="auto"/>
                <w:bottom w:val="none" w:sz="0" w:space="0" w:color="auto"/>
                <w:right w:val="none" w:sz="0" w:space="0" w:color="auto"/>
              </w:divBdr>
            </w:div>
            <w:div w:id="2071491210">
              <w:marLeft w:val="0"/>
              <w:marRight w:val="0"/>
              <w:marTop w:val="0"/>
              <w:marBottom w:val="0"/>
              <w:divBdr>
                <w:top w:val="none" w:sz="0" w:space="0" w:color="auto"/>
                <w:left w:val="none" w:sz="0" w:space="0" w:color="auto"/>
                <w:bottom w:val="none" w:sz="0" w:space="0" w:color="auto"/>
                <w:right w:val="none" w:sz="0" w:space="0" w:color="auto"/>
              </w:divBdr>
            </w:div>
            <w:div w:id="979961812">
              <w:marLeft w:val="0"/>
              <w:marRight w:val="0"/>
              <w:marTop w:val="0"/>
              <w:marBottom w:val="0"/>
              <w:divBdr>
                <w:top w:val="none" w:sz="0" w:space="0" w:color="auto"/>
                <w:left w:val="none" w:sz="0" w:space="0" w:color="auto"/>
                <w:bottom w:val="none" w:sz="0" w:space="0" w:color="auto"/>
                <w:right w:val="none" w:sz="0" w:space="0" w:color="auto"/>
              </w:divBdr>
            </w:div>
            <w:div w:id="1566911502">
              <w:marLeft w:val="0"/>
              <w:marRight w:val="0"/>
              <w:marTop w:val="0"/>
              <w:marBottom w:val="0"/>
              <w:divBdr>
                <w:top w:val="none" w:sz="0" w:space="0" w:color="auto"/>
                <w:left w:val="none" w:sz="0" w:space="0" w:color="auto"/>
                <w:bottom w:val="none" w:sz="0" w:space="0" w:color="auto"/>
                <w:right w:val="none" w:sz="0" w:space="0" w:color="auto"/>
              </w:divBdr>
            </w:div>
            <w:div w:id="513376176">
              <w:marLeft w:val="0"/>
              <w:marRight w:val="0"/>
              <w:marTop w:val="0"/>
              <w:marBottom w:val="0"/>
              <w:divBdr>
                <w:top w:val="none" w:sz="0" w:space="0" w:color="auto"/>
                <w:left w:val="none" w:sz="0" w:space="0" w:color="auto"/>
                <w:bottom w:val="none" w:sz="0" w:space="0" w:color="auto"/>
                <w:right w:val="none" w:sz="0" w:space="0" w:color="auto"/>
              </w:divBdr>
            </w:div>
            <w:div w:id="1107696068">
              <w:marLeft w:val="0"/>
              <w:marRight w:val="0"/>
              <w:marTop w:val="0"/>
              <w:marBottom w:val="0"/>
              <w:divBdr>
                <w:top w:val="none" w:sz="0" w:space="0" w:color="auto"/>
                <w:left w:val="none" w:sz="0" w:space="0" w:color="auto"/>
                <w:bottom w:val="none" w:sz="0" w:space="0" w:color="auto"/>
                <w:right w:val="none" w:sz="0" w:space="0" w:color="auto"/>
              </w:divBdr>
            </w:div>
            <w:div w:id="293173669">
              <w:marLeft w:val="0"/>
              <w:marRight w:val="0"/>
              <w:marTop w:val="0"/>
              <w:marBottom w:val="0"/>
              <w:divBdr>
                <w:top w:val="none" w:sz="0" w:space="0" w:color="auto"/>
                <w:left w:val="none" w:sz="0" w:space="0" w:color="auto"/>
                <w:bottom w:val="none" w:sz="0" w:space="0" w:color="auto"/>
                <w:right w:val="none" w:sz="0" w:space="0" w:color="auto"/>
              </w:divBdr>
            </w:div>
            <w:div w:id="13501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567">
      <w:bodyDiv w:val="1"/>
      <w:marLeft w:val="0"/>
      <w:marRight w:val="0"/>
      <w:marTop w:val="0"/>
      <w:marBottom w:val="0"/>
      <w:divBdr>
        <w:top w:val="none" w:sz="0" w:space="0" w:color="auto"/>
        <w:left w:val="none" w:sz="0" w:space="0" w:color="auto"/>
        <w:bottom w:val="none" w:sz="0" w:space="0" w:color="auto"/>
        <w:right w:val="none" w:sz="0" w:space="0" w:color="auto"/>
      </w:divBdr>
      <w:divsChild>
        <w:div w:id="528564611">
          <w:marLeft w:val="0"/>
          <w:marRight w:val="0"/>
          <w:marTop w:val="0"/>
          <w:marBottom w:val="0"/>
          <w:divBdr>
            <w:top w:val="none" w:sz="0" w:space="0" w:color="auto"/>
            <w:left w:val="none" w:sz="0" w:space="0" w:color="auto"/>
            <w:bottom w:val="none" w:sz="0" w:space="0" w:color="auto"/>
            <w:right w:val="none" w:sz="0" w:space="0" w:color="auto"/>
          </w:divBdr>
        </w:div>
      </w:divsChild>
    </w:div>
    <w:div w:id="1635453100">
      <w:bodyDiv w:val="1"/>
      <w:marLeft w:val="0"/>
      <w:marRight w:val="0"/>
      <w:marTop w:val="0"/>
      <w:marBottom w:val="0"/>
      <w:divBdr>
        <w:top w:val="none" w:sz="0" w:space="0" w:color="auto"/>
        <w:left w:val="none" w:sz="0" w:space="0" w:color="auto"/>
        <w:bottom w:val="none" w:sz="0" w:space="0" w:color="auto"/>
        <w:right w:val="none" w:sz="0" w:space="0" w:color="auto"/>
      </w:divBdr>
      <w:divsChild>
        <w:div w:id="2003896039">
          <w:marLeft w:val="0"/>
          <w:marRight w:val="0"/>
          <w:marTop w:val="0"/>
          <w:marBottom w:val="0"/>
          <w:divBdr>
            <w:top w:val="none" w:sz="0" w:space="0" w:color="auto"/>
            <w:left w:val="none" w:sz="0" w:space="0" w:color="auto"/>
            <w:bottom w:val="none" w:sz="0" w:space="0" w:color="auto"/>
            <w:right w:val="none" w:sz="0" w:space="0" w:color="auto"/>
          </w:divBdr>
          <w:divsChild>
            <w:div w:id="28380463">
              <w:marLeft w:val="0"/>
              <w:marRight w:val="0"/>
              <w:marTop w:val="0"/>
              <w:marBottom w:val="0"/>
              <w:divBdr>
                <w:top w:val="none" w:sz="0" w:space="0" w:color="auto"/>
                <w:left w:val="none" w:sz="0" w:space="0" w:color="auto"/>
                <w:bottom w:val="none" w:sz="0" w:space="0" w:color="auto"/>
                <w:right w:val="none" w:sz="0" w:space="0" w:color="auto"/>
              </w:divBdr>
            </w:div>
            <w:div w:id="1475172885">
              <w:marLeft w:val="0"/>
              <w:marRight w:val="0"/>
              <w:marTop w:val="0"/>
              <w:marBottom w:val="0"/>
              <w:divBdr>
                <w:top w:val="none" w:sz="0" w:space="0" w:color="auto"/>
                <w:left w:val="none" w:sz="0" w:space="0" w:color="auto"/>
                <w:bottom w:val="none" w:sz="0" w:space="0" w:color="auto"/>
                <w:right w:val="none" w:sz="0" w:space="0" w:color="auto"/>
              </w:divBdr>
            </w:div>
            <w:div w:id="34160296">
              <w:marLeft w:val="0"/>
              <w:marRight w:val="0"/>
              <w:marTop w:val="0"/>
              <w:marBottom w:val="0"/>
              <w:divBdr>
                <w:top w:val="none" w:sz="0" w:space="0" w:color="auto"/>
                <w:left w:val="none" w:sz="0" w:space="0" w:color="auto"/>
                <w:bottom w:val="none" w:sz="0" w:space="0" w:color="auto"/>
                <w:right w:val="none" w:sz="0" w:space="0" w:color="auto"/>
              </w:divBdr>
            </w:div>
            <w:div w:id="9820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2422">
      <w:bodyDiv w:val="1"/>
      <w:marLeft w:val="0"/>
      <w:marRight w:val="0"/>
      <w:marTop w:val="0"/>
      <w:marBottom w:val="0"/>
      <w:divBdr>
        <w:top w:val="none" w:sz="0" w:space="0" w:color="auto"/>
        <w:left w:val="none" w:sz="0" w:space="0" w:color="auto"/>
        <w:bottom w:val="none" w:sz="0" w:space="0" w:color="auto"/>
        <w:right w:val="none" w:sz="0" w:space="0" w:color="auto"/>
      </w:divBdr>
    </w:div>
    <w:div w:id="1667779702">
      <w:bodyDiv w:val="1"/>
      <w:marLeft w:val="0"/>
      <w:marRight w:val="0"/>
      <w:marTop w:val="0"/>
      <w:marBottom w:val="0"/>
      <w:divBdr>
        <w:top w:val="none" w:sz="0" w:space="0" w:color="auto"/>
        <w:left w:val="none" w:sz="0" w:space="0" w:color="auto"/>
        <w:bottom w:val="none" w:sz="0" w:space="0" w:color="auto"/>
        <w:right w:val="none" w:sz="0" w:space="0" w:color="auto"/>
      </w:divBdr>
      <w:divsChild>
        <w:div w:id="1513762752">
          <w:marLeft w:val="0"/>
          <w:marRight w:val="0"/>
          <w:marTop w:val="0"/>
          <w:marBottom w:val="0"/>
          <w:divBdr>
            <w:top w:val="none" w:sz="0" w:space="0" w:color="auto"/>
            <w:left w:val="none" w:sz="0" w:space="0" w:color="auto"/>
            <w:bottom w:val="none" w:sz="0" w:space="0" w:color="auto"/>
            <w:right w:val="none" w:sz="0" w:space="0" w:color="auto"/>
          </w:divBdr>
          <w:divsChild>
            <w:div w:id="1493059882">
              <w:marLeft w:val="0"/>
              <w:marRight w:val="0"/>
              <w:marTop w:val="0"/>
              <w:marBottom w:val="0"/>
              <w:divBdr>
                <w:top w:val="none" w:sz="0" w:space="0" w:color="auto"/>
                <w:left w:val="none" w:sz="0" w:space="0" w:color="auto"/>
                <w:bottom w:val="none" w:sz="0" w:space="0" w:color="auto"/>
                <w:right w:val="none" w:sz="0" w:space="0" w:color="auto"/>
              </w:divBdr>
            </w:div>
            <w:div w:id="1934589252">
              <w:marLeft w:val="0"/>
              <w:marRight w:val="0"/>
              <w:marTop w:val="0"/>
              <w:marBottom w:val="0"/>
              <w:divBdr>
                <w:top w:val="none" w:sz="0" w:space="0" w:color="auto"/>
                <w:left w:val="none" w:sz="0" w:space="0" w:color="auto"/>
                <w:bottom w:val="none" w:sz="0" w:space="0" w:color="auto"/>
                <w:right w:val="none" w:sz="0" w:space="0" w:color="auto"/>
              </w:divBdr>
            </w:div>
            <w:div w:id="1249845033">
              <w:marLeft w:val="0"/>
              <w:marRight w:val="0"/>
              <w:marTop w:val="0"/>
              <w:marBottom w:val="0"/>
              <w:divBdr>
                <w:top w:val="none" w:sz="0" w:space="0" w:color="auto"/>
                <w:left w:val="none" w:sz="0" w:space="0" w:color="auto"/>
                <w:bottom w:val="none" w:sz="0" w:space="0" w:color="auto"/>
                <w:right w:val="none" w:sz="0" w:space="0" w:color="auto"/>
              </w:divBdr>
            </w:div>
            <w:div w:id="84615285">
              <w:marLeft w:val="0"/>
              <w:marRight w:val="0"/>
              <w:marTop w:val="0"/>
              <w:marBottom w:val="0"/>
              <w:divBdr>
                <w:top w:val="none" w:sz="0" w:space="0" w:color="auto"/>
                <w:left w:val="none" w:sz="0" w:space="0" w:color="auto"/>
                <w:bottom w:val="none" w:sz="0" w:space="0" w:color="auto"/>
                <w:right w:val="none" w:sz="0" w:space="0" w:color="auto"/>
              </w:divBdr>
            </w:div>
            <w:div w:id="959646931">
              <w:marLeft w:val="0"/>
              <w:marRight w:val="0"/>
              <w:marTop w:val="0"/>
              <w:marBottom w:val="0"/>
              <w:divBdr>
                <w:top w:val="none" w:sz="0" w:space="0" w:color="auto"/>
                <w:left w:val="none" w:sz="0" w:space="0" w:color="auto"/>
                <w:bottom w:val="none" w:sz="0" w:space="0" w:color="auto"/>
                <w:right w:val="none" w:sz="0" w:space="0" w:color="auto"/>
              </w:divBdr>
            </w:div>
            <w:div w:id="49158794">
              <w:marLeft w:val="0"/>
              <w:marRight w:val="0"/>
              <w:marTop w:val="0"/>
              <w:marBottom w:val="0"/>
              <w:divBdr>
                <w:top w:val="none" w:sz="0" w:space="0" w:color="auto"/>
                <w:left w:val="none" w:sz="0" w:space="0" w:color="auto"/>
                <w:bottom w:val="none" w:sz="0" w:space="0" w:color="auto"/>
                <w:right w:val="none" w:sz="0" w:space="0" w:color="auto"/>
              </w:divBdr>
            </w:div>
            <w:div w:id="771097379">
              <w:marLeft w:val="0"/>
              <w:marRight w:val="0"/>
              <w:marTop w:val="0"/>
              <w:marBottom w:val="0"/>
              <w:divBdr>
                <w:top w:val="none" w:sz="0" w:space="0" w:color="auto"/>
                <w:left w:val="none" w:sz="0" w:space="0" w:color="auto"/>
                <w:bottom w:val="none" w:sz="0" w:space="0" w:color="auto"/>
                <w:right w:val="none" w:sz="0" w:space="0" w:color="auto"/>
              </w:divBdr>
            </w:div>
            <w:div w:id="1785685969">
              <w:marLeft w:val="0"/>
              <w:marRight w:val="0"/>
              <w:marTop w:val="0"/>
              <w:marBottom w:val="0"/>
              <w:divBdr>
                <w:top w:val="none" w:sz="0" w:space="0" w:color="auto"/>
                <w:left w:val="none" w:sz="0" w:space="0" w:color="auto"/>
                <w:bottom w:val="none" w:sz="0" w:space="0" w:color="auto"/>
                <w:right w:val="none" w:sz="0" w:space="0" w:color="auto"/>
              </w:divBdr>
            </w:div>
            <w:div w:id="1721631764">
              <w:marLeft w:val="0"/>
              <w:marRight w:val="0"/>
              <w:marTop w:val="0"/>
              <w:marBottom w:val="0"/>
              <w:divBdr>
                <w:top w:val="none" w:sz="0" w:space="0" w:color="auto"/>
                <w:left w:val="none" w:sz="0" w:space="0" w:color="auto"/>
                <w:bottom w:val="none" w:sz="0" w:space="0" w:color="auto"/>
                <w:right w:val="none" w:sz="0" w:space="0" w:color="auto"/>
              </w:divBdr>
            </w:div>
            <w:div w:id="17893468">
              <w:marLeft w:val="0"/>
              <w:marRight w:val="0"/>
              <w:marTop w:val="0"/>
              <w:marBottom w:val="0"/>
              <w:divBdr>
                <w:top w:val="none" w:sz="0" w:space="0" w:color="auto"/>
                <w:left w:val="none" w:sz="0" w:space="0" w:color="auto"/>
                <w:bottom w:val="none" w:sz="0" w:space="0" w:color="auto"/>
                <w:right w:val="none" w:sz="0" w:space="0" w:color="auto"/>
              </w:divBdr>
            </w:div>
            <w:div w:id="1204514157">
              <w:marLeft w:val="0"/>
              <w:marRight w:val="0"/>
              <w:marTop w:val="0"/>
              <w:marBottom w:val="0"/>
              <w:divBdr>
                <w:top w:val="none" w:sz="0" w:space="0" w:color="auto"/>
                <w:left w:val="none" w:sz="0" w:space="0" w:color="auto"/>
                <w:bottom w:val="none" w:sz="0" w:space="0" w:color="auto"/>
                <w:right w:val="none" w:sz="0" w:space="0" w:color="auto"/>
              </w:divBdr>
            </w:div>
            <w:div w:id="665203763">
              <w:marLeft w:val="0"/>
              <w:marRight w:val="0"/>
              <w:marTop w:val="0"/>
              <w:marBottom w:val="0"/>
              <w:divBdr>
                <w:top w:val="none" w:sz="0" w:space="0" w:color="auto"/>
                <w:left w:val="none" w:sz="0" w:space="0" w:color="auto"/>
                <w:bottom w:val="none" w:sz="0" w:space="0" w:color="auto"/>
                <w:right w:val="none" w:sz="0" w:space="0" w:color="auto"/>
              </w:divBdr>
            </w:div>
            <w:div w:id="739064781">
              <w:marLeft w:val="0"/>
              <w:marRight w:val="0"/>
              <w:marTop w:val="0"/>
              <w:marBottom w:val="0"/>
              <w:divBdr>
                <w:top w:val="none" w:sz="0" w:space="0" w:color="auto"/>
                <w:left w:val="none" w:sz="0" w:space="0" w:color="auto"/>
                <w:bottom w:val="none" w:sz="0" w:space="0" w:color="auto"/>
                <w:right w:val="none" w:sz="0" w:space="0" w:color="auto"/>
              </w:divBdr>
            </w:div>
            <w:div w:id="1311207489">
              <w:marLeft w:val="0"/>
              <w:marRight w:val="0"/>
              <w:marTop w:val="0"/>
              <w:marBottom w:val="0"/>
              <w:divBdr>
                <w:top w:val="none" w:sz="0" w:space="0" w:color="auto"/>
                <w:left w:val="none" w:sz="0" w:space="0" w:color="auto"/>
                <w:bottom w:val="none" w:sz="0" w:space="0" w:color="auto"/>
                <w:right w:val="none" w:sz="0" w:space="0" w:color="auto"/>
              </w:divBdr>
            </w:div>
            <w:div w:id="109053071">
              <w:marLeft w:val="0"/>
              <w:marRight w:val="0"/>
              <w:marTop w:val="0"/>
              <w:marBottom w:val="0"/>
              <w:divBdr>
                <w:top w:val="none" w:sz="0" w:space="0" w:color="auto"/>
                <w:left w:val="none" w:sz="0" w:space="0" w:color="auto"/>
                <w:bottom w:val="none" w:sz="0" w:space="0" w:color="auto"/>
                <w:right w:val="none" w:sz="0" w:space="0" w:color="auto"/>
              </w:divBdr>
            </w:div>
            <w:div w:id="1681810984">
              <w:marLeft w:val="0"/>
              <w:marRight w:val="0"/>
              <w:marTop w:val="0"/>
              <w:marBottom w:val="0"/>
              <w:divBdr>
                <w:top w:val="none" w:sz="0" w:space="0" w:color="auto"/>
                <w:left w:val="none" w:sz="0" w:space="0" w:color="auto"/>
                <w:bottom w:val="none" w:sz="0" w:space="0" w:color="auto"/>
                <w:right w:val="none" w:sz="0" w:space="0" w:color="auto"/>
              </w:divBdr>
            </w:div>
            <w:div w:id="1044014997">
              <w:marLeft w:val="0"/>
              <w:marRight w:val="0"/>
              <w:marTop w:val="0"/>
              <w:marBottom w:val="0"/>
              <w:divBdr>
                <w:top w:val="none" w:sz="0" w:space="0" w:color="auto"/>
                <w:left w:val="none" w:sz="0" w:space="0" w:color="auto"/>
                <w:bottom w:val="none" w:sz="0" w:space="0" w:color="auto"/>
                <w:right w:val="none" w:sz="0" w:space="0" w:color="auto"/>
              </w:divBdr>
            </w:div>
            <w:div w:id="1787969917">
              <w:marLeft w:val="0"/>
              <w:marRight w:val="0"/>
              <w:marTop w:val="0"/>
              <w:marBottom w:val="0"/>
              <w:divBdr>
                <w:top w:val="none" w:sz="0" w:space="0" w:color="auto"/>
                <w:left w:val="none" w:sz="0" w:space="0" w:color="auto"/>
                <w:bottom w:val="none" w:sz="0" w:space="0" w:color="auto"/>
                <w:right w:val="none" w:sz="0" w:space="0" w:color="auto"/>
              </w:divBdr>
            </w:div>
            <w:div w:id="65810032">
              <w:marLeft w:val="0"/>
              <w:marRight w:val="0"/>
              <w:marTop w:val="0"/>
              <w:marBottom w:val="0"/>
              <w:divBdr>
                <w:top w:val="none" w:sz="0" w:space="0" w:color="auto"/>
                <w:left w:val="none" w:sz="0" w:space="0" w:color="auto"/>
                <w:bottom w:val="none" w:sz="0" w:space="0" w:color="auto"/>
                <w:right w:val="none" w:sz="0" w:space="0" w:color="auto"/>
              </w:divBdr>
            </w:div>
            <w:div w:id="280301554">
              <w:marLeft w:val="0"/>
              <w:marRight w:val="0"/>
              <w:marTop w:val="0"/>
              <w:marBottom w:val="0"/>
              <w:divBdr>
                <w:top w:val="none" w:sz="0" w:space="0" w:color="auto"/>
                <w:left w:val="none" w:sz="0" w:space="0" w:color="auto"/>
                <w:bottom w:val="none" w:sz="0" w:space="0" w:color="auto"/>
                <w:right w:val="none" w:sz="0" w:space="0" w:color="auto"/>
              </w:divBdr>
            </w:div>
            <w:div w:id="1058357879">
              <w:marLeft w:val="0"/>
              <w:marRight w:val="0"/>
              <w:marTop w:val="0"/>
              <w:marBottom w:val="0"/>
              <w:divBdr>
                <w:top w:val="none" w:sz="0" w:space="0" w:color="auto"/>
                <w:left w:val="none" w:sz="0" w:space="0" w:color="auto"/>
                <w:bottom w:val="none" w:sz="0" w:space="0" w:color="auto"/>
                <w:right w:val="none" w:sz="0" w:space="0" w:color="auto"/>
              </w:divBdr>
            </w:div>
            <w:div w:id="1824350383">
              <w:marLeft w:val="0"/>
              <w:marRight w:val="0"/>
              <w:marTop w:val="0"/>
              <w:marBottom w:val="0"/>
              <w:divBdr>
                <w:top w:val="none" w:sz="0" w:space="0" w:color="auto"/>
                <w:left w:val="none" w:sz="0" w:space="0" w:color="auto"/>
                <w:bottom w:val="none" w:sz="0" w:space="0" w:color="auto"/>
                <w:right w:val="none" w:sz="0" w:space="0" w:color="auto"/>
              </w:divBdr>
            </w:div>
            <w:div w:id="1277712139">
              <w:marLeft w:val="0"/>
              <w:marRight w:val="0"/>
              <w:marTop w:val="0"/>
              <w:marBottom w:val="0"/>
              <w:divBdr>
                <w:top w:val="none" w:sz="0" w:space="0" w:color="auto"/>
                <w:left w:val="none" w:sz="0" w:space="0" w:color="auto"/>
                <w:bottom w:val="none" w:sz="0" w:space="0" w:color="auto"/>
                <w:right w:val="none" w:sz="0" w:space="0" w:color="auto"/>
              </w:divBdr>
            </w:div>
            <w:div w:id="1841310787">
              <w:marLeft w:val="0"/>
              <w:marRight w:val="0"/>
              <w:marTop w:val="0"/>
              <w:marBottom w:val="0"/>
              <w:divBdr>
                <w:top w:val="none" w:sz="0" w:space="0" w:color="auto"/>
                <w:left w:val="none" w:sz="0" w:space="0" w:color="auto"/>
                <w:bottom w:val="none" w:sz="0" w:space="0" w:color="auto"/>
                <w:right w:val="none" w:sz="0" w:space="0" w:color="auto"/>
              </w:divBdr>
            </w:div>
            <w:div w:id="32324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7633">
      <w:bodyDiv w:val="1"/>
      <w:marLeft w:val="0"/>
      <w:marRight w:val="0"/>
      <w:marTop w:val="0"/>
      <w:marBottom w:val="0"/>
      <w:divBdr>
        <w:top w:val="none" w:sz="0" w:space="0" w:color="auto"/>
        <w:left w:val="none" w:sz="0" w:space="0" w:color="auto"/>
        <w:bottom w:val="none" w:sz="0" w:space="0" w:color="auto"/>
        <w:right w:val="none" w:sz="0" w:space="0" w:color="auto"/>
      </w:divBdr>
    </w:div>
    <w:div w:id="1689942971">
      <w:bodyDiv w:val="1"/>
      <w:marLeft w:val="0"/>
      <w:marRight w:val="0"/>
      <w:marTop w:val="0"/>
      <w:marBottom w:val="0"/>
      <w:divBdr>
        <w:top w:val="none" w:sz="0" w:space="0" w:color="auto"/>
        <w:left w:val="none" w:sz="0" w:space="0" w:color="auto"/>
        <w:bottom w:val="none" w:sz="0" w:space="0" w:color="auto"/>
        <w:right w:val="none" w:sz="0" w:space="0" w:color="auto"/>
      </w:divBdr>
    </w:div>
    <w:div w:id="1747995500">
      <w:bodyDiv w:val="1"/>
      <w:marLeft w:val="0"/>
      <w:marRight w:val="0"/>
      <w:marTop w:val="0"/>
      <w:marBottom w:val="0"/>
      <w:divBdr>
        <w:top w:val="none" w:sz="0" w:space="0" w:color="auto"/>
        <w:left w:val="none" w:sz="0" w:space="0" w:color="auto"/>
        <w:bottom w:val="none" w:sz="0" w:space="0" w:color="auto"/>
        <w:right w:val="none" w:sz="0" w:space="0" w:color="auto"/>
      </w:divBdr>
      <w:divsChild>
        <w:div w:id="1023628427">
          <w:marLeft w:val="0"/>
          <w:marRight w:val="0"/>
          <w:marTop w:val="0"/>
          <w:marBottom w:val="0"/>
          <w:divBdr>
            <w:top w:val="none" w:sz="0" w:space="0" w:color="auto"/>
            <w:left w:val="none" w:sz="0" w:space="0" w:color="auto"/>
            <w:bottom w:val="none" w:sz="0" w:space="0" w:color="auto"/>
            <w:right w:val="none" w:sz="0" w:space="0" w:color="auto"/>
          </w:divBdr>
          <w:divsChild>
            <w:div w:id="415901561">
              <w:marLeft w:val="0"/>
              <w:marRight w:val="0"/>
              <w:marTop w:val="0"/>
              <w:marBottom w:val="0"/>
              <w:divBdr>
                <w:top w:val="none" w:sz="0" w:space="0" w:color="auto"/>
                <w:left w:val="none" w:sz="0" w:space="0" w:color="auto"/>
                <w:bottom w:val="none" w:sz="0" w:space="0" w:color="auto"/>
                <w:right w:val="none" w:sz="0" w:space="0" w:color="auto"/>
              </w:divBdr>
            </w:div>
            <w:div w:id="1672219739">
              <w:marLeft w:val="0"/>
              <w:marRight w:val="0"/>
              <w:marTop w:val="0"/>
              <w:marBottom w:val="0"/>
              <w:divBdr>
                <w:top w:val="none" w:sz="0" w:space="0" w:color="auto"/>
                <w:left w:val="none" w:sz="0" w:space="0" w:color="auto"/>
                <w:bottom w:val="none" w:sz="0" w:space="0" w:color="auto"/>
                <w:right w:val="none" w:sz="0" w:space="0" w:color="auto"/>
              </w:divBdr>
            </w:div>
            <w:div w:id="3647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4684">
      <w:bodyDiv w:val="1"/>
      <w:marLeft w:val="0"/>
      <w:marRight w:val="0"/>
      <w:marTop w:val="0"/>
      <w:marBottom w:val="0"/>
      <w:divBdr>
        <w:top w:val="none" w:sz="0" w:space="0" w:color="auto"/>
        <w:left w:val="none" w:sz="0" w:space="0" w:color="auto"/>
        <w:bottom w:val="none" w:sz="0" w:space="0" w:color="auto"/>
        <w:right w:val="none" w:sz="0" w:space="0" w:color="auto"/>
      </w:divBdr>
    </w:div>
    <w:div w:id="1919557071">
      <w:bodyDiv w:val="1"/>
      <w:marLeft w:val="0"/>
      <w:marRight w:val="0"/>
      <w:marTop w:val="0"/>
      <w:marBottom w:val="0"/>
      <w:divBdr>
        <w:top w:val="none" w:sz="0" w:space="0" w:color="auto"/>
        <w:left w:val="none" w:sz="0" w:space="0" w:color="auto"/>
        <w:bottom w:val="none" w:sz="0" w:space="0" w:color="auto"/>
        <w:right w:val="none" w:sz="0" w:space="0" w:color="auto"/>
      </w:divBdr>
    </w:div>
    <w:div w:id="1935894450">
      <w:bodyDiv w:val="1"/>
      <w:marLeft w:val="0"/>
      <w:marRight w:val="0"/>
      <w:marTop w:val="0"/>
      <w:marBottom w:val="0"/>
      <w:divBdr>
        <w:top w:val="none" w:sz="0" w:space="0" w:color="auto"/>
        <w:left w:val="none" w:sz="0" w:space="0" w:color="auto"/>
        <w:bottom w:val="none" w:sz="0" w:space="0" w:color="auto"/>
        <w:right w:val="none" w:sz="0" w:space="0" w:color="auto"/>
      </w:divBdr>
    </w:div>
    <w:div w:id="1949849374">
      <w:bodyDiv w:val="1"/>
      <w:marLeft w:val="0"/>
      <w:marRight w:val="0"/>
      <w:marTop w:val="0"/>
      <w:marBottom w:val="0"/>
      <w:divBdr>
        <w:top w:val="none" w:sz="0" w:space="0" w:color="auto"/>
        <w:left w:val="none" w:sz="0" w:space="0" w:color="auto"/>
        <w:bottom w:val="none" w:sz="0" w:space="0" w:color="auto"/>
        <w:right w:val="none" w:sz="0" w:space="0" w:color="auto"/>
      </w:divBdr>
      <w:divsChild>
        <w:div w:id="1430389062">
          <w:marLeft w:val="0"/>
          <w:marRight w:val="0"/>
          <w:marTop w:val="0"/>
          <w:marBottom w:val="0"/>
          <w:divBdr>
            <w:top w:val="none" w:sz="0" w:space="0" w:color="auto"/>
            <w:left w:val="none" w:sz="0" w:space="0" w:color="auto"/>
            <w:bottom w:val="none" w:sz="0" w:space="0" w:color="auto"/>
            <w:right w:val="none" w:sz="0" w:space="0" w:color="auto"/>
          </w:divBdr>
        </w:div>
      </w:divsChild>
    </w:div>
    <w:div w:id="1966617311">
      <w:bodyDiv w:val="1"/>
      <w:marLeft w:val="0"/>
      <w:marRight w:val="0"/>
      <w:marTop w:val="0"/>
      <w:marBottom w:val="0"/>
      <w:divBdr>
        <w:top w:val="none" w:sz="0" w:space="0" w:color="auto"/>
        <w:left w:val="none" w:sz="0" w:space="0" w:color="auto"/>
        <w:bottom w:val="none" w:sz="0" w:space="0" w:color="auto"/>
        <w:right w:val="none" w:sz="0" w:space="0" w:color="auto"/>
      </w:divBdr>
      <w:divsChild>
        <w:div w:id="752969314">
          <w:marLeft w:val="0"/>
          <w:marRight w:val="0"/>
          <w:marTop w:val="0"/>
          <w:marBottom w:val="0"/>
          <w:divBdr>
            <w:top w:val="none" w:sz="0" w:space="0" w:color="auto"/>
            <w:left w:val="none" w:sz="0" w:space="0" w:color="auto"/>
            <w:bottom w:val="none" w:sz="0" w:space="0" w:color="auto"/>
            <w:right w:val="none" w:sz="0" w:space="0" w:color="auto"/>
          </w:divBdr>
        </w:div>
      </w:divsChild>
    </w:div>
    <w:div w:id="1973634418">
      <w:bodyDiv w:val="1"/>
      <w:marLeft w:val="0"/>
      <w:marRight w:val="0"/>
      <w:marTop w:val="0"/>
      <w:marBottom w:val="0"/>
      <w:divBdr>
        <w:top w:val="none" w:sz="0" w:space="0" w:color="auto"/>
        <w:left w:val="none" w:sz="0" w:space="0" w:color="auto"/>
        <w:bottom w:val="none" w:sz="0" w:space="0" w:color="auto"/>
        <w:right w:val="none" w:sz="0" w:space="0" w:color="auto"/>
      </w:divBdr>
    </w:div>
    <w:div w:id="2054579198">
      <w:bodyDiv w:val="1"/>
      <w:marLeft w:val="0"/>
      <w:marRight w:val="0"/>
      <w:marTop w:val="0"/>
      <w:marBottom w:val="0"/>
      <w:divBdr>
        <w:top w:val="none" w:sz="0" w:space="0" w:color="auto"/>
        <w:left w:val="none" w:sz="0" w:space="0" w:color="auto"/>
        <w:bottom w:val="none" w:sz="0" w:space="0" w:color="auto"/>
        <w:right w:val="none" w:sz="0" w:space="0" w:color="auto"/>
      </w:divBdr>
    </w:div>
    <w:div w:id="2056155687">
      <w:bodyDiv w:val="1"/>
      <w:marLeft w:val="0"/>
      <w:marRight w:val="0"/>
      <w:marTop w:val="0"/>
      <w:marBottom w:val="0"/>
      <w:divBdr>
        <w:top w:val="none" w:sz="0" w:space="0" w:color="auto"/>
        <w:left w:val="none" w:sz="0" w:space="0" w:color="auto"/>
        <w:bottom w:val="none" w:sz="0" w:space="0" w:color="auto"/>
        <w:right w:val="none" w:sz="0" w:space="0" w:color="auto"/>
      </w:divBdr>
      <w:divsChild>
        <w:div w:id="2076312623">
          <w:marLeft w:val="0"/>
          <w:marRight w:val="0"/>
          <w:marTop w:val="0"/>
          <w:marBottom w:val="0"/>
          <w:divBdr>
            <w:top w:val="none" w:sz="0" w:space="0" w:color="auto"/>
            <w:left w:val="none" w:sz="0" w:space="0" w:color="auto"/>
            <w:bottom w:val="none" w:sz="0" w:space="0" w:color="auto"/>
            <w:right w:val="none" w:sz="0" w:space="0" w:color="auto"/>
          </w:divBdr>
          <w:divsChild>
            <w:div w:id="1205100944">
              <w:marLeft w:val="0"/>
              <w:marRight w:val="0"/>
              <w:marTop w:val="0"/>
              <w:marBottom w:val="0"/>
              <w:divBdr>
                <w:top w:val="none" w:sz="0" w:space="0" w:color="auto"/>
                <w:left w:val="none" w:sz="0" w:space="0" w:color="auto"/>
                <w:bottom w:val="none" w:sz="0" w:space="0" w:color="auto"/>
                <w:right w:val="none" w:sz="0" w:space="0" w:color="auto"/>
              </w:divBdr>
            </w:div>
            <w:div w:id="1742480025">
              <w:marLeft w:val="0"/>
              <w:marRight w:val="0"/>
              <w:marTop w:val="0"/>
              <w:marBottom w:val="0"/>
              <w:divBdr>
                <w:top w:val="none" w:sz="0" w:space="0" w:color="auto"/>
                <w:left w:val="none" w:sz="0" w:space="0" w:color="auto"/>
                <w:bottom w:val="none" w:sz="0" w:space="0" w:color="auto"/>
                <w:right w:val="none" w:sz="0" w:space="0" w:color="auto"/>
              </w:divBdr>
            </w:div>
            <w:div w:id="1759405824">
              <w:marLeft w:val="0"/>
              <w:marRight w:val="0"/>
              <w:marTop w:val="0"/>
              <w:marBottom w:val="0"/>
              <w:divBdr>
                <w:top w:val="none" w:sz="0" w:space="0" w:color="auto"/>
                <w:left w:val="none" w:sz="0" w:space="0" w:color="auto"/>
                <w:bottom w:val="none" w:sz="0" w:space="0" w:color="auto"/>
                <w:right w:val="none" w:sz="0" w:space="0" w:color="auto"/>
              </w:divBdr>
            </w:div>
            <w:div w:id="70205002">
              <w:marLeft w:val="0"/>
              <w:marRight w:val="0"/>
              <w:marTop w:val="0"/>
              <w:marBottom w:val="0"/>
              <w:divBdr>
                <w:top w:val="none" w:sz="0" w:space="0" w:color="auto"/>
                <w:left w:val="none" w:sz="0" w:space="0" w:color="auto"/>
                <w:bottom w:val="none" w:sz="0" w:space="0" w:color="auto"/>
                <w:right w:val="none" w:sz="0" w:space="0" w:color="auto"/>
              </w:divBdr>
            </w:div>
            <w:div w:id="704523303">
              <w:marLeft w:val="0"/>
              <w:marRight w:val="0"/>
              <w:marTop w:val="0"/>
              <w:marBottom w:val="0"/>
              <w:divBdr>
                <w:top w:val="none" w:sz="0" w:space="0" w:color="auto"/>
                <w:left w:val="none" w:sz="0" w:space="0" w:color="auto"/>
                <w:bottom w:val="none" w:sz="0" w:space="0" w:color="auto"/>
                <w:right w:val="none" w:sz="0" w:space="0" w:color="auto"/>
              </w:divBdr>
            </w:div>
            <w:div w:id="1745643221">
              <w:marLeft w:val="0"/>
              <w:marRight w:val="0"/>
              <w:marTop w:val="0"/>
              <w:marBottom w:val="0"/>
              <w:divBdr>
                <w:top w:val="none" w:sz="0" w:space="0" w:color="auto"/>
                <w:left w:val="none" w:sz="0" w:space="0" w:color="auto"/>
                <w:bottom w:val="none" w:sz="0" w:space="0" w:color="auto"/>
                <w:right w:val="none" w:sz="0" w:space="0" w:color="auto"/>
              </w:divBdr>
            </w:div>
            <w:div w:id="453259117">
              <w:marLeft w:val="0"/>
              <w:marRight w:val="0"/>
              <w:marTop w:val="0"/>
              <w:marBottom w:val="0"/>
              <w:divBdr>
                <w:top w:val="none" w:sz="0" w:space="0" w:color="auto"/>
                <w:left w:val="none" w:sz="0" w:space="0" w:color="auto"/>
                <w:bottom w:val="none" w:sz="0" w:space="0" w:color="auto"/>
                <w:right w:val="none" w:sz="0" w:space="0" w:color="auto"/>
              </w:divBdr>
            </w:div>
            <w:div w:id="1876384856">
              <w:marLeft w:val="0"/>
              <w:marRight w:val="0"/>
              <w:marTop w:val="0"/>
              <w:marBottom w:val="0"/>
              <w:divBdr>
                <w:top w:val="none" w:sz="0" w:space="0" w:color="auto"/>
                <w:left w:val="none" w:sz="0" w:space="0" w:color="auto"/>
                <w:bottom w:val="none" w:sz="0" w:space="0" w:color="auto"/>
                <w:right w:val="none" w:sz="0" w:space="0" w:color="auto"/>
              </w:divBdr>
            </w:div>
            <w:div w:id="1130394527">
              <w:marLeft w:val="0"/>
              <w:marRight w:val="0"/>
              <w:marTop w:val="0"/>
              <w:marBottom w:val="0"/>
              <w:divBdr>
                <w:top w:val="none" w:sz="0" w:space="0" w:color="auto"/>
                <w:left w:val="none" w:sz="0" w:space="0" w:color="auto"/>
                <w:bottom w:val="none" w:sz="0" w:space="0" w:color="auto"/>
                <w:right w:val="none" w:sz="0" w:space="0" w:color="auto"/>
              </w:divBdr>
            </w:div>
            <w:div w:id="1004867266">
              <w:marLeft w:val="0"/>
              <w:marRight w:val="0"/>
              <w:marTop w:val="0"/>
              <w:marBottom w:val="0"/>
              <w:divBdr>
                <w:top w:val="none" w:sz="0" w:space="0" w:color="auto"/>
                <w:left w:val="none" w:sz="0" w:space="0" w:color="auto"/>
                <w:bottom w:val="none" w:sz="0" w:space="0" w:color="auto"/>
                <w:right w:val="none" w:sz="0" w:space="0" w:color="auto"/>
              </w:divBdr>
            </w:div>
            <w:div w:id="1081872304">
              <w:marLeft w:val="0"/>
              <w:marRight w:val="0"/>
              <w:marTop w:val="0"/>
              <w:marBottom w:val="0"/>
              <w:divBdr>
                <w:top w:val="none" w:sz="0" w:space="0" w:color="auto"/>
                <w:left w:val="none" w:sz="0" w:space="0" w:color="auto"/>
                <w:bottom w:val="none" w:sz="0" w:space="0" w:color="auto"/>
                <w:right w:val="none" w:sz="0" w:space="0" w:color="auto"/>
              </w:divBdr>
            </w:div>
            <w:div w:id="1759667788">
              <w:marLeft w:val="0"/>
              <w:marRight w:val="0"/>
              <w:marTop w:val="0"/>
              <w:marBottom w:val="0"/>
              <w:divBdr>
                <w:top w:val="none" w:sz="0" w:space="0" w:color="auto"/>
                <w:left w:val="none" w:sz="0" w:space="0" w:color="auto"/>
                <w:bottom w:val="none" w:sz="0" w:space="0" w:color="auto"/>
                <w:right w:val="none" w:sz="0" w:space="0" w:color="auto"/>
              </w:divBdr>
            </w:div>
            <w:div w:id="658076765">
              <w:marLeft w:val="0"/>
              <w:marRight w:val="0"/>
              <w:marTop w:val="0"/>
              <w:marBottom w:val="0"/>
              <w:divBdr>
                <w:top w:val="none" w:sz="0" w:space="0" w:color="auto"/>
                <w:left w:val="none" w:sz="0" w:space="0" w:color="auto"/>
                <w:bottom w:val="none" w:sz="0" w:space="0" w:color="auto"/>
                <w:right w:val="none" w:sz="0" w:space="0" w:color="auto"/>
              </w:divBdr>
            </w:div>
            <w:div w:id="1344168025">
              <w:marLeft w:val="0"/>
              <w:marRight w:val="0"/>
              <w:marTop w:val="0"/>
              <w:marBottom w:val="0"/>
              <w:divBdr>
                <w:top w:val="none" w:sz="0" w:space="0" w:color="auto"/>
                <w:left w:val="none" w:sz="0" w:space="0" w:color="auto"/>
                <w:bottom w:val="none" w:sz="0" w:space="0" w:color="auto"/>
                <w:right w:val="none" w:sz="0" w:space="0" w:color="auto"/>
              </w:divBdr>
            </w:div>
            <w:div w:id="1404177748">
              <w:marLeft w:val="0"/>
              <w:marRight w:val="0"/>
              <w:marTop w:val="0"/>
              <w:marBottom w:val="0"/>
              <w:divBdr>
                <w:top w:val="none" w:sz="0" w:space="0" w:color="auto"/>
                <w:left w:val="none" w:sz="0" w:space="0" w:color="auto"/>
                <w:bottom w:val="none" w:sz="0" w:space="0" w:color="auto"/>
                <w:right w:val="none" w:sz="0" w:space="0" w:color="auto"/>
              </w:divBdr>
            </w:div>
            <w:div w:id="1511987151">
              <w:marLeft w:val="0"/>
              <w:marRight w:val="0"/>
              <w:marTop w:val="0"/>
              <w:marBottom w:val="0"/>
              <w:divBdr>
                <w:top w:val="none" w:sz="0" w:space="0" w:color="auto"/>
                <w:left w:val="none" w:sz="0" w:space="0" w:color="auto"/>
                <w:bottom w:val="none" w:sz="0" w:space="0" w:color="auto"/>
                <w:right w:val="none" w:sz="0" w:space="0" w:color="auto"/>
              </w:divBdr>
            </w:div>
            <w:div w:id="1579438098">
              <w:marLeft w:val="0"/>
              <w:marRight w:val="0"/>
              <w:marTop w:val="0"/>
              <w:marBottom w:val="0"/>
              <w:divBdr>
                <w:top w:val="none" w:sz="0" w:space="0" w:color="auto"/>
                <w:left w:val="none" w:sz="0" w:space="0" w:color="auto"/>
                <w:bottom w:val="none" w:sz="0" w:space="0" w:color="auto"/>
                <w:right w:val="none" w:sz="0" w:space="0" w:color="auto"/>
              </w:divBdr>
            </w:div>
            <w:div w:id="1871261961">
              <w:marLeft w:val="0"/>
              <w:marRight w:val="0"/>
              <w:marTop w:val="0"/>
              <w:marBottom w:val="0"/>
              <w:divBdr>
                <w:top w:val="none" w:sz="0" w:space="0" w:color="auto"/>
                <w:left w:val="none" w:sz="0" w:space="0" w:color="auto"/>
                <w:bottom w:val="none" w:sz="0" w:space="0" w:color="auto"/>
                <w:right w:val="none" w:sz="0" w:space="0" w:color="auto"/>
              </w:divBdr>
            </w:div>
            <w:div w:id="1161039108">
              <w:marLeft w:val="0"/>
              <w:marRight w:val="0"/>
              <w:marTop w:val="0"/>
              <w:marBottom w:val="0"/>
              <w:divBdr>
                <w:top w:val="none" w:sz="0" w:space="0" w:color="auto"/>
                <w:left w:val="none" w:sz="0" w:space="0" w:color="auto"/>
                <w:bottom w:val="none" w:sz="0" w:space="0" w:color="auto"/>
                <w:right w:val="none" w:sz="0" w:space="0" w:color="auto"/>
              </w:divBdr>
            </w:div>
            <w:div w:id="1824470678">
              <w:marLeft w:val="0"/>
              <w:marRight w:val="0"/>
              <w:marTop w:val="0"/>
              <w:marBottom w:val="0"/>
              <w:divBdr>
                <w:top w:val="none" w:sz="0" w:space="0" w:color="auto"/>
                <w:left w:val="none" w:sz="0" w:space="0" w:color="auto"/>
                <w:bottom w:val="none" w:sz="0" w:space="0" w:color="auto"/>
                <w:right w:val="none" w:sz="0" w:space="0" w:color="auto"/>
              </w:divBdr>
            </w:div>
            <w:div w:id="1070542596">
              <w:marLeft w:val="0"/>
              <w:marRight w:val="0"/>
              <w:marTop w:val="0"/>
              <w:marBottom w:val="0"/>
              <w:divBdr>
                <w:top w:val="none" w:sz="0" w:space="0" w:color="auto"/>
                <w:left w:val="none" w:sz="0" w:space="0" w:color="auto"/>
                <w:bottom w:val="none" w:sz="0" w:space="0" w:color="auto"/>
                <w:right w:val="none" w:sz="0" w:space="0" w:color="auto"/>
              </w:divBdr>
            </w:div>
            <w:div w:id="889801001">
              <w:marLeft w:val="0"/>
              <w:marRight w:val="0"/>
              <w:marTop w:val="0"/>
              <w:marBottom w:val="0"/>
              <w:divBdr>
                <w:top w:val="none" w:sz="0" w:space="0" w:color="auto"/>
                <w:left w:val="none" w:sz="0" w:space="0" w:color="auto"/>
                <w:bottom w:val="none" w:sz="0" w:space="0" w:color="auto"/>
                <w:right w:val="none" w:sz="0" w:space="0" w:color="auto"/>
              </w:divBdr>
            </w:div>
            <w:div w:id="1463039026">
              <w:marLeft w:val="0"/>
              <w:marRight w:val="0"/>
              <w:marTop w:val="0"/>
              <w:marBottom w:val="0"/>
              <w:divBdr>
                <w:top w:val="none" w:sz="0" w:space="0" w:color="auto"/>
                <w:left w:val="none" w:sz="0" w:space="0" w:color="auto"/>
                <w:bottom w:val="none" w:sz="0" w:space="0" w:color="auto"/>
                <w:right w:val="none" w:sz="0" w:space="0" w:color="auto"/>
              </w:divBdr>
            </w:div>
            <w:div w:id="2103795245">
              <w:marLeft w:val="0"/>
              <w:marRight w:val="0"/>
              <w:marTop w:val="0"/>
              <w:marBottom w:val="0"/>
              <w:divBdr>
                <w:top w:val="none" w:sz="0" w:space="0" w:color="auto"/>
                <w:left w:val="none" w:sz="0" w:space="0" w:color="auto"/>
                <w:bottom w:val="none" w:sz="0" w:space="0" w:color="auto"/>
                <w:right w:val="none" w:sz="0" w:space="0" w:color="auto"/>
              </w:divBdr>
            </w:div>
            <w:div w:id="2943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eetpstewart/AI_Ideathon"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aiideathon.vercel.app" TargetMode="External"/><Relationship Id="rId17" Type="http://schemas.openxmlformats.org/officeDocument/2006/relationships/hyperlink" Target="https://aiideathon.vercel.app"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i-knowledge-backend-655994006172.us-central1.run.app"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5772bfa8-1c51-407c-8cf3-ac69ea677401" xsi:nil="true"/>
    <TaxCatchAll xmlns="1902e333-6186-433c-8cf2-df133fa4cd26" xsi:nil="true"/>
    <lcf76f155ced4ddcb4097134ff3c332f xmlns="5772bfa8-1c51-407c-8cf3-ac69ea67740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EAB15568CC6E49A92648B1454E7AD2" ma:contentTypeVersion="18" ma:contentTypeDescription="Create a new document." ma:contentTypeScope="" ma:versionID="d524ccfd73029c5c89054125dca89408">
  <xsd:schema xmlns:xsd="http://www.w3.org/2001/XMLSchema" xmlns:xs="http://www.w3.org/2001/XMLSchema" xmlns:p="http://schemas.microsoft.com/office/2006/metadata/properties" xmlns:ns2="5772bfa8-1c51-407c-8cf3-ac69ea677401" xmlns:ns3="1902e333-6186-433c-8cf2-df133fa4cd26" targetNamespace="http://schemas.microsoft.com/office/2006/metadata/properties" ma:root="true" ma:fieldsID="7b7273ff56958a832c3cf39be624df62" ns2:_="" ns3:_="">
    <xsd:import namespace="5772bfa8-1c51-407c-8cf3-ac69ea677401"/>
    <xsd:import namespace="1902e333-6186-433c-8cf2-df133fa4cd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2bfa8-1c51-407c-8cf3-ac69ea677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cf07e65-1711-4525-8d4a-a69a419061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02e333-6186-433c-8cf2-df133fa4cd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5228130-0122-4207-92af-c806a68c7172}" ma:internalName="TaxCatchAll" ma:showField="CatchAllData" ma:web="1902e333-6186-433c-8cf2-df133fa4cd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665CF-C128-4CA5-AFD7-7EF2A33E3E60}">
  <ds:schemaRefs>
    <ds:schemaRef ds:uri="http://schemas.microsoft.com/sharepoint/v3/contenttype/forms"/>
  </ds:schemaRefs>
</ds:datastoreItem>
</file>

<file path=customXml/itemProps2.xml><?xml version="1.0" encoding="utf-8"?>
<ds:datastoreItem xmlns:ds="http://schemas.openxmlformats.org/officeDocument/2006/customXml" ds:itemID="{8D18DE96-A7DC-4FB3-8E57-B0D4A612A96E}">
  <ds:schemaRefs>
    <ds:schemaRef ds:uri="http://schemas.microsoft.com/office/2006/metadata/properties"/>
    <ds:schemaRef ds:uri="http://schemas.microsoft.com/office/infopath/2007/PartnerControls"/>
    <ds:schemaRef ds:uri="5772bfa8-1c51-407c-8cf3-ac69ea677401"/>
    <ds:schemaRef ds:uri="1902e333-6186-433c-8cf2-df133fa4cd26"/>
  </ds:schemaRefs>
</ds:datastoreItem>
</file>

<file path=customXml/itemProps3.xml><?xml version="1.0" encoding="utf-8"?>
<ds:datastoreItem xmlns:ds="http://schemas.openxmlformats.org/officeDocument/2006/customXml" ds:itemID="{8098DEDA-6F18-4D84-8822-69C883182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2bfa8-1c51-407c-8cf3-ac69ea677401"/>
    <ds:schemaRef ds:uri="1902e333-6186-433c-8cf2-df133fa4c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85F199-EE3F-472D-A185-331114052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Stewart Title</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22</cp:revision>
  <dcterms:created xsi:type="dcterms:W3CDTF">2026-03-28T19:19:00Z</dcterms:created>
  <dcterms:modified xsi:type="dcterms:W3CDTF">2026-03-28T20:14:00Z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0x01010050EAB15568CC6E49A92648B1454E7AD2</vt:lpwstr>
  </property>
</Properties>
</file>